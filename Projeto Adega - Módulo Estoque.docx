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A8677D" w14:textId="2D78CD13" w:rsidR="00AC607A" w:rsidRPr="008646DA" w:rsidRDefault="00B115D3" w:rsidP="00C10A58">
      <w:pPr>
        <w:pStyle w:val="Ttulo"/>
        <w:jc w:val="right"/>
        <w:rPr>
          <w:ins w:id="0" w:author="ANA PAULA GONcALVES SERRA" w:date="2021-08-18T12:32:00Z"/>
          <w:rFonts w:cs="Arial"/>
          <w:sz w:val="20"/>
          <w:szCs w:val="20"/>
          <w:lang w:val="pt-BR"/>
        </w:rPr>
      </w:pPr>
      <w:r w:rsidRPr="008646DA">
        <w:rPr>
          <w:rFonts w:cs="Arial"/>
          <w:sz w:val="20"/>
          <w:szCs w:val="20"/>
          <w:lang w:val="pt-BR"/>
        </w:rPr>
        <w:t>#</w:t>
      </w:r>
      <w:r w:rsidR="009C4C6F" w:rsidRPr="008646DA">
        <w:rPr>
          <w:rFonts w:cs="Arial"/>
          <w:color w:val="2B579A"/>
          <w:sz w:val="20"/>
          <w:szCs w:val="20"/>
          <w:shd w:val="clear" w:color="auto" w:fill="E6E6E6"/>
          <w:lang w:val="pt-BR"/>
        </w:rPr>
        <w:fldChar w:fldCharType="begin"/>
      </w:r>
      <w:r w:rsidR="009C4C6F" w:rsidRPr="008646DA">
        <w:rPr>
          <w:rFonts w:cs="Arial"/>
          <w:sz w:val="20"/>
          <w:szCs w:val="20"/>
          <w:lang w:val="pt-BR"/>
        </w:rPr>
        <w:instrText xml:space="preserve"> SUBJECT  \* MERGEFORMAT </w:instrText>
      </w:r>
      <w:r w:rsidR="009C4C6F" w:rsidRPr="008646DA">
        <w:rPr>
          <w:rFonts w:cs="Arial"/>
          <w:color w:val="2B579A"/>
          <w:sz w:val="20"/>
          <w:szCs w:val="20"/>
          <w:shd w:val="clear" w:color="auto" w:fill="E6E6E6"/>
          <w:lang w:val="pt-BR"/>
        </w:rPr>
        <w:fldChar w:fldCharType="separate"/>
      </w:r>
      <w:proofErr w:type="gramStart"/>
      <w:r w:rsidR="00A456D8" w:rsidRPr="008646DA">
        <w:rPr>
          <w:rFonts w:cs="Arial"/>
          <w:sz w:val="20"/>
          <w:szCs w:val="20"/>
          <w:lang w:val="pt-BR"/>
        </w:rPr>
        <w:t>AdegaLovers</w:t>
      </w:r>
      <w:proofErr w:type="gramEnd"/>
      <w:r w:rsidR="009C4C6F" w:rsidRPr="008646DA">
        <w:rPr>
          <w:rFonts w:cs="Arial"/>
          <w:color w:val="2B579A"/>
          <w:sz w:val="20"/>
          <w:szCs w:val="20"/>
          <w:shd w:val="clear" w:color="auto" w:fill="E6E6E6"/>
          <w:lang w:val="pt-BR"/>
        </w:rPr>
        <w:fldChar w:fldCharType="end"/>
      </w:r>
    </w:p>
    <w:p w14:paraId="0869D0FA" w14:textId="66424762" w:rsidR="4D2209CD" w:rsidRPr="00AD7B90" w:rsidRDefault="00A456D8">
      <w:pPr>
        <w:jc w:val="both"/>
        <w:rPr>
          <w:rFonts w:cs="Arial"/>
          <w:lang w:val="pt-BR"/>
        </w:rPr>
        <w:pPrChange w:id="1" w:author="ANA PAULA GONcALVES SERRA" w:date="2021-08-18T12:32:00Z">
          <w:pPr>
            <w:pStyle w:val="Ttulo"/>
            <w:jc w:val="right"/>
          </w:pPr>
        </w:pPrChange>
      </w:pPr>
      <w:r w:rsidRPr="00AD7B90">
        <w:rPr>
          <w:rFonts w:ascii="Arial" w:hAnsi="Arial" w:cs="Arial"/>
          <w:lang w:val="pt-BR"/>
        </w:rPr>
        <w:t>Adega Lovers</w:t>
      </w:r>
    </w:p>
    <w:p w14:paraId="2C79EA74" w14:textId="0B394587" w:rsidR="008646DA" w:rsidRPr="00AD7B90" w:rsidRDefault="008646DA" w:rsidP="00AD7B90">
      <w:pPr>
        <w:jc w:val="both"/>
        <w:rPr>
          <w:ins w:id="2" w:author="ANA PAULA GONcALVES SERRA" w:date="2021-08-18T12:32:00Z"/>
          <w:rFonts w:ascii="Arial" w:hAnsi="Arial" w:cs="Arial"/>
          <w:lang w:val="pt-BR"/>
        </w:rPr>
      </w:pPr>
      <w:r w:rsidRPr="00AD7B90">
        <w:rPr>
          <w:rFonts w:ascii="Arial" w:hAnsi="Arial" w:cs="Arial"/>
          <w:lang w:val="pt-BR"/>
        </w:rPr>
        <w:t>Módulo Estoque</w:t>
      </w:r>
    </w:p>
    <w:p w14:paraId="5E96F2E9" w14:textId="4E4F3D11" w:rsidR="00AC607A" w:rsidRPr="00AD7B90" w:rsidRDefault="00F50CBF" w:rsidP="00AD7B90">
      <w:pPr>
        <w:pStyle w:val="Ttulo"/>
        <w:jc w:val="both"/>
        <w:rPr>
          <w:rFonts w:cs="Arial"/>
          <w:sz w:val="20"/>
          <w:szCs w:val="20"/>
          <w:lang w:val="pt-BR"/>
        </w:rPr>
      </w:pPr>
      <w:r w:rsidRPr="00AD7B90">
        <w:rPr>
          <w:rFonts w:cs="Arial"/>
          <w:sz w:val="20"/>
          <w:szCs w:val="20"/>
          <w:lang w:val="pt-BR"/>
        </w:rPr>
        <w:t>Projeto Integrador I</w:t>
      </w:r>
    </w:p>
    <w:p w14:paraId="5FF1BFF1" w14:textId="77777777" w:rsidR="00AC607A" w:rsidRPr="00AD7B90" w:rsidRDefault="00AC607A" w:rsidP="00AD7B90">
      <w:pPr>
        <w:pStyle w:val="Ttulo"/>
        <w:jc w:val="both"/>
        <w:rPr>
          <w:rFonts w:cs="Arial"/>
          <w:sz w:val="20"/>
          <w:szCs w:val="20"/>
          <w:lang w:val="pt-BR"/>
        </w:rPr>
      </w:pPr>
    </w:p>
    <w:p w14:paraId="585D5E96" w14:textId="627872FC" w:rsidR="00AC607A" w:rsidRPr="00AD7B90" w:rsidRDefault="009C4C6F" w:rsidP="00AD7B90">
      <w:pPr>
        <w:pStyle w:val="Ttulo"/>
        <w:jc w:val="both"/>
        <w:rPr>
          <w:rFonts w:cs="Arial"/>
          <w:sz w:val="20"/>
          <w:szCs w:val="20"/>
          <w:lang w:val="pt-BR"/>
        </w:rPr>
      </w:pPr>
      <w:r w:rsidRPr="00AD7B90">
        <w:rPr>
          <w:rFonts w:cs="Arial"/>
          <w:sz w:val="20"/>
          <w:szCs w:val="20"/>
          <w:lang w:val="pt-BR"/>
        </w:rPr>
        <w:t>Versão</w:t>
      </w:r>
      <w:r w:rsidR="008646DA" w:rsidRPr="00AD7B90">
        <w:rPr>
          <w:rFonts w:cs="Arial"/>
          <w:sz w:val="20"/>
          <w:szCs w:val="20"/>
          <w:lang w:val="pt-BR"/>
        </w:rPr>
        <w:t>&lt;2.</w:t>
      </w:r>
      <w:r w:rsidR="0081052C" w:rsidRPr="00AD7B90">
        <w:rPr>
          <w:rFonts w:cs="Arial"/>
          <w:sz w:val="20"/>
          <w:szCs w:val="20"/>
          <w:lang w:val="pt-BR"/>
        </w:rPr>
        <w:t>3</w:t>
      </w:r>
      <w:r w:rsidRPr="00AD7B90">
        <w:rPr>
          <w:rFonts w:cs="Arial"/>
          <w:sz w:val="20"/>
          <w:szCs w:val="20"/>
          <w:lang w:val="pt-BR"/>
        </w:rPr>
        <w:t>&gt;</w:t>
      </w:r>
    </w:p>
    <w:p w14:paraId="272BB071" w14:textId="5F46F5E9" w:rsidR="5C65924A" w:rsidRPr="00AD7B90" w:rsidRDefault="5C65924A" w:rsidP="00AD7B90">
      <w:pPr>
        <w:jc w:val="both"/>
        <w:rPr>
          <w:rFonts w:ascii="Arial" w:hAnsi="Arial" w:cs="Arial"/>
          <w:lang w:val="pt-BR"/>
        </w:rPr>
      </w:pPr>
    </w:p>
    <w:p w14:paraId="5BDF3630" w14:textId="0223F68C" w:rsidR="5C65924A" w:rsidRPr="00AD7B90" w:rsidRDefault="5C65924A" w:rsidP="00AD7B90">
      <w:pPr>
        <w:jc w:val="both"/>
        <w:rPr>
          <w:rFonts w:ascii="Arial" w:hAnsi="Arial" w:cs="Arial"/>
          <w:lang w:val="pt-BR"/>
        </w:rPr>
      </w:pPr>
    </w:p>
    <w:p w14:paraId="545194D7" w14:textId="03C9BF03" w:rsidR="4D1BECF6" w:rsidRPr="00AD7B90" w:rsidRDefault="4D1BECF6" w:rsidP="00AD7B90">
      <w:pPr>
        <w:jc w:val="both"/>
        <w:rPr>
          <w:rFonts w:ascii="Arial" w:hAnsi="Arial" w:cs="Arial"/>
          <w:lang w:val="pt-BR"/>
        </w:rPr>
      </w:pPr>
      <w:r w:rsidRPr="00AD7B90">
        <w:rPr>
          <w:rFonts w:ascii="Arial" w:hAnsi="Arial" w:cs="Arial"/>
          <w:lang w:val="pt-BR"/>
        </w:rPr>
        <w:t>BRENO JUAN DA FONSECA</w:t>
      </w:r>
    </w:p>
    <w:p w14:paraId="53533F2B" w14:textId="77777777" w:rsidR="00501322" w:rsidRPr="00AD7B90" w:rsidRDefault="4CF48D59" w:rsidP="00AD7B90">
      <w:pPr>
        <w:jc w:val="both"/>
        <w:rPr>
          <w:rFonts w:ascii="Arial" w:hAnsi="Arial" w:cs="Arial"/>
          <w:lang w:val="pt-BR"/>
        </w:rPr>
      </w:pPr>
      <w:r w:rsidRPr="00AD7B90">
        <w:rPr>
          <w:rFonts w:ascii="Arial" w:hAnsi="Arial" w:cs="Arial"/>
          <w:lang w:val="pt-BR"/>
        </w:rPr>
        <w:t>JULIANA DE FATIMA PINTO GAMA</w:t>
      </w:r>
    </w:p>
    <w:p w14:paraId="21A06B49" w14:textId="669A183B" w:rsidR="3D7CB3AA" w:rsidRPr="00AD7B90" w:rsidRDefault="00746CB5" w:rsidP="00AD7B90">
      <w:pPr>
        <w:jc w:val="both"/>
        <w:rPr>
          <w:rFonts w:ascii="Arial" w:hAnsi="Arial" w:cs="Arial"/>
          <w:lang w:val="pt-BR"/>
        </w:rPr>
      </w:pPr>
      <w:r w:rsidRPr="00AD7B90">
        <w:rPr>
          <w:rFonts w:ascii="Arial" w:hAnsi="Arial" w:cs="Arial"/>
          <w:lang w:val="pt-BR"/>
        </w:rPr>
        <w:t>YASMIN APARECIDA SILVA DE SOUZA</w:t>
      </w:r>
    </w:p>
    <w:p w14:paraId="0B4F058D" w14:textId="74226BB0" w:rsidR="5C65924A" w:rsidRPr="00AD7B90" w:rsidRDefault="5C65924A" w:rsidP="00AD7B90">
      <w:pPr>
        <w:jc w:val="both"/>
        <w:rPr>
          <w:rFonts w:ascii="Arial" w:hAnsi="Arial" w:cs="Arial"/>
          <w:lang w:val="pt-BR"/>
        </w:rPr>
      </w:pPr>
    </w:p>
    <w:p w14:paraId="7326F461" w14:textId="41087A85" w:rsidR="5C65924A" w:rsidRPr="00AD7B90" w:rsidRDefault="5C65924A" w:rsidP="00AD7B90">
      <w:pPr>
        <w:jc w:val="both"/>
        <w:rPr>
          <w:rFonts w:ascii="Arial" w:hAnsi="Arial" w:cs="Arial"/>
          <w:lang w:val="pt-BR"/>
        </w:rPr>
      </w:pPr>
    </w:p>
    <w:p w14:paraId="7F87F4CA" w14:textId="55C1BD67" w:rsidR="5C65924A" w:rsidRPr="00AD7B90" w:rsidRDefault="5C65924A" w:rsidP="00AD7B90">
      <w:pPr>
        <w:jc w:val="both"/>
        <w:rPr>
          <w:rFonts w:ascii="Arial" w:hAnsi="Arial" w:cs="Arial"/>
          <w:lang w:val="pt-BR"/>
        </w:rPr>
      </w:pPr>
    </w:p>
    <w:p w14:paraId="64DA37BD" w14:textId="56E8FBB4" w:rsidR="5C65924A" w:rsidRPr="00AD7B90" w:rsidRDefault="5C65924A" w:rsidP="00AD7B90">
      <w:pPr>
        <w:jc w:val="both"/>
        <w:rPr>
          <w:rFonts w:ascii="Arial" w:hAnsi="Arial" w:cs="Arial"/>
          <w:lang w:val="pt-BR"/>
        </w:rPr>
      </w:pPr>
    </w:p>
    <w:p w14:paraId="37633843" w14:textId="436B042A" w:rsidR="5C65924A" w:rsidRPr="00AD7B90" w:rsidRDefault="5C65924A" w:rsidP="00AD7B90">
      <w:pPr>
        <w:jc w:val="both"/>
        <w:rPr>
          <w:rFonts w:ascii="Arial" w:hAnsi="Arial" w:cs="Arial"/>
          <w:lang w:val="pt-BR"/>
        </w:rPr>
      </w:pPr>
    </w:p>
    <w:p w14:paraId="52368851" w14:textId="3FFC9B19" w:rsidR="5C65924A" w:rsidRPr="00AD7B90" w:rsidRDefault="5C65924A" w:rsidP="00AD7B90">
      <w:pPr>
        <w:jc w:val="both"/>
        <w:rPr>
          <w:rFonts w:ascii="Arial" w:hAnsi="Arial" w:cs="Arial"/>
          <w:lang w:val="pt-BR"/>
        </w:rPr>
      </w:pPr>
    </w:p>
    <w:p w14:paraId="110278C3" w14:textId="77777777" w:rsidR="00AC607A" w:rsidRPr="00AD7B90" w:rsidRDefault="00AC607A" w:rsidP="00AD7B90">
      <w:pPr>
        <w:pStyle w:val="Ttulo"/>
        <w:jc w:val="both"/>
        <w:rPr>
          <w:rFonts w:cs="Arial"/>
          <w:sz w:val="20"/>
          <w:szCs w:val="20"/>
          <w:lang w:val="pt-BR"/>
        </w:rPr>
      </w:pPr>
    </w:p>
    <w:p w14:paraId="26DF8345" w14:textId="77777777" w:rsidR="00AC607A" w:rsidRPr="00AD7B90" w:rsidRDefault="00AC607A" w:rsidP="00AD7B90">
      <w:pPr>
        <w:jc w:val="both"/>
        <w:rPr>
          <w:rFonts w:ascii="Arial" w:hAnsi="Arial" w:cs="Arial"/>
          <w:lang w:val="pt-BR"/>
        </w:rPr>
      </w:pPr>
    </w:p>
    <w:p w14:paraId="25987301" w14:textId="17900E54" w:rsidR="00AC607A" w:rsidRPr="00AD7B90" w:rsidRDefault="009C4C6F" w:rsidP="00AD7B90">
      <w:pPr>
        <w:pStyle w:val="InfoBlue"/>
      </w:pPr>
      <w:r w:rsidRPr="00AD7B90">
        <w:t xml:space="preserve"> </w:t>
      </w:r>
    </w:p>
    <w:p w14:paraId="6480B657" w14:textId="77777777" w:rsidR="00AC607A" w:rsidRPr="00AD7B90" w:rsidRDefault="00AC607A" w:rsidP="00AD7B90">
      <w:pPr>
        <w:jc w:val="both"/>
        <w:rPr>
          <w:rFonts w:ascii="Arial" w:hAnsi="Arial" w:cs="Arial"/>
          <w:lang w:val="pt-BR"/>
        </w:rPr>
        <w:sectPr w:rsidR="00AC607A" w:rsidRPr="00AD7B90">
          <w:headerReference w:type="default" r:id="rId12"/>
          <w:pgSz w:w="12240" w:h="15840" w:code="1"/>
          <w:pgMar w:top="1417" w:right="1440" w:bottom="1417" w:left="1440" w:header="720" w:footer="720" w:gutter="0"/>
          <w:cols w:space="720"/>
          <w:vAlign w:val="center"/>
        </w:sectPr>
      </w:pPr>
    </w:p>
    <w:p w14:paraId="38E024A9" w14:textId="77777777" w:rsidR="00AC607A" w:rsidRPr="00AD7B90" w:rsidRDefault="009C4C6F" w:rsidP="00AD7B90">
      <w:pPr>
        <w:pStyle w:val="Ttulo"/>
        <w:spacing w:line="360" w:lineRule="auto"/>
        <w:jc w:val="both"/>
        <w:rPr>
          <w:rFonts w:cs="Arial"/>
          <w:sz w:val="20"/>
          <w:szCs w:val="20"/>
          <w:lang w:val="pt-BR"/>
        </w:rPr>
      </w:pPr>
      <w:r w:rsidRPr="00AD7B90">
        <w:rPr>
          <w:rFonts w:cs="Arial"/>
          <w:sz w:val="20"/>
          <w:szCs w:val="20"/>
          <w:lang w:val="pt-BR"/>
        </w:rPr>
        <w:lastRenderedPageBreak/>
        <w:t>Histórico da Revisão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C607A" w:rsidRPr="00AD7B90" w14:paraId="5F07D992" w14:textId="77777777" w:rsidTr="382A8A4A">
        <w:tc>
          <w:tcPr>
            <w:tcW w:w="2304" w:type="dxa"/>
            <w:tcBorders>
              <w:top w:val="single" w:sz="6" w:space="0" w:color="auto"/>
              <w:left w:val="single" w:sz="6" w:space="0" w:color="auto"/>
              <w:bottom w:val="single" w:sz="6" w:space="0" w:color="auto"/>
              <w:right w:val="single" w:sz="6" w:space="0" w:color="auto"/>
            </w:tcBorders>
          </w:tcPr>
          <w:p w14:paraId="09EB474E" w14:textId="77777777" w:rsidR="00AC607A" w:rsidRPr="00AD7B90" w:rsidRDefault="009C4C6F" w:rsidP="00AD7B90">
            <w:pPr>
              <w:pStyle w:val="Tabletext"/>
              <w:spacing w:line="360" w:lineRule="auto"/>
              <w:jc w:val="both"/>
              <w:rPr>
                <w:rFonts w:ascii="Arial" w:hAnsi="Arial" w:cs="Arial"/>
                <w:b/>
                <w:bCs/>
                <w:lang w:val="pt-BR"/>
              </w:rPr>
            </w:pPr>
            <w:r w:rsidRPr="00AD7B90">
              <w:rPr>
                <w:rFonts w:ascii="Arial" w:hAnsi="Arial" w:cs="Arial"/>
                <w:b/>
                <w:bCs/>
                <w:lang w:val="pt-BR"/>
              </w:rPr>
              <w:t>Data</w:t>
            </w:r>
          </w:p>
        </w:tc>
        <w:tc>
          <w:tcPr>
            <w:tcW w:w="1152" w:type="dxa"/>
            <w:tcBorders>
              <w:top w:val="single" w:sz="6" w:space="0" w:color="auto"/>
              <w:left w:val="single" w:sz="6" w:space="0" w:color="auto"/>
              <w:bottom w:val="single" w:sz="6" w:space="0" w:color="auto"/>
              <w:right w:val="single" w:sz="6" w:space="0" w:color="auto"/>
            </w:tcBorders>
          </w:tcPr>
          <w:p w14:paraId="221B41FF" w14:textId="77777777" w:rsidR="00AC607A" w:rsidRPr="00AD7B90" w:rsidRDefault="009C4C6F" w:rsidP="00AD7B90">
            <w:pPr>
              <w:pStyle w:val="Tabletext"/>
              <w:spacing w:line="360" w:lineRule="auto"/>
              <w:jc w:val="both"/>
              <w:rPr>
                <w:rFonts w:ascii="Arial" w:hAnsi="Arial" w:cs="Arial"/>
                <w:b/>
                <w:bCs/>
                <w:lang w:val="pt-BR"/>
              </w:rPr>
            </w:pPr>
            <w:r w:rsidRPr="00AD7B90">
              <w:rPr>
                <w:rFonts w:ascii="Arial" w:hAnsi="Arial" w:cs="Arial"/>
                <w:b/>
                <w:bCs/>
                <w:lang w:val="pt-BR"/>
              </w:rPr>
              <w:t>Versão</w:t>
            </w:r>
          </w:p>
        </w:tc>
        <w:tc>
          <w:tcPr>
            <w:tcW w:w="3744" w:type="dxa"/>
            <w:tcBorders>
              <w:top w:val="single" w:sz="6" w:space="0" w:color="auto"/>
              <w:left w:val="single" w:sz="6" w:space="0" w:color="auto"/>
              <w:bottom w:val="single" w:sz="6" w:space="0" w:color="auto"/>
              <w:right w:val="single" w:sz="6" w:space="0" w:color="auto"/>
            </w:tcBorders>
          </w:tcPr>
          <w:p w14:paraId="0ABF9221" w14:textId="77777777" w:rsidR="00AC607A" w:rsidRPr="00AD7B90" w:rsidRDefault="009C4C6F" w:rsidP="00AD7B90">
            <w:pPr>
              <w:pStyle w:val="Tabletext"/>
              <w:spacing w:line="360" w:lineRule="auto"/>
              <w:jc w:val="both"/>
              <w:rPr>
                <w:rFonts w:ascii="Arial" w:hAnsi="Arial" w:cs="Arial"/>
                <w:b/>
                <w:bCs/>
                <w:lang w:val="pt-BR"/>
              </w:rPr>
            </w:pPr>
            <w:r w:rsidRPr="00AD7B90">
              <w:rPr>
                <w:rFonts w:ascii="Arial" w:hAnsi="Arial" w:cs="Arial"/>
                <w:b/>
                <w:bCs/>
                <w:lang w:val="pt-BR"/>
              </w:rPr>
              <w:t>Descrição</w:t>
            </w:r>
          </w:p>
        </w:tc>
        <w:tc>
          <w:tcPr>
            <w:tcW w:w="2304" w:type="dxa"/>
            <w:tcBorders>
              <w:top w:val="single" w:sz="6" w:space="0" w:color="auto"/>
              <w:left w:val="single" w:sz="6" w:space="0" w:color="auto"/>
              <w:bottom w:val="single" w:sz="6" w:space="0" w:color="auto"/>
              <w:right w:val="single" w:sz="6" w:space="0" w:color="auto"/>
            </w:tcBorders>
          </w:tcPr>
          <w:p w14:paraId="7255C231" w14:textId="77777777" w:rsidR="00AC607A" w:rsidRPr="00AD7B90" w:rsidRDefault="009C4C6F" w:rsidP="00AD7B90">
            <w:pPr>
              <w:pStyle w:val="Tabletext"/>
              <w:spacing w:line="360" w:lineRule="auto"/>
              <w:jc w:val="both"/>
              <w:rPr>
                <w:rFonts w:ascii="Arial" w:hAnsi="Arial" w:cs="Arial"/>
                <w:b/>
                <w:bCs/>
                <w:lang w:val="pt-BR"/>
              </w:rPr>
            </w:pPr>
            <w:r w:rsidRPr="00AD7B90">
              <w:rPr>
                <w:rFonts w:ascii="Arial" w:hAnsi="Arial" w:cs="Arial"/>
                <w:b/>
                <w:bCs/>
                <w:lang w:val="pt-BR"/>
              </w:rPr>
              <w:t>Autor</w:t>
            </w:r>
          </w:p>
        </w:tc>
      </w:tr>
      <w:tr w:rsidR="00AC607A" w:rsidRPr="00AD7B90" w14:paraId="23DB615B" w14:textId="77777777" w:rsidTr="382A8A4A">
        <w:tc>
          <w:tcPr>
            <w:tcW w:w="2304" w:type="dxa"/>
            <w:tcBorders>
              <w:top w:val="single" w:sz="6" w:space="0" w:color="auto"/>
              <w:left w:val="single" w:sz="6" w:space="0" w:color="auto"/>
              <w:bottom w:val="single" w:sz="6" w:space="0" w:color="auto"/>
              <w:right w:val="single" w:sz="6" w:space="0" w:color="auto"/>
            </w:tcBorders>
          </w:tcPr>
          <w:p w14:paraId="4B3294F9" w14:textId="49F3B352" w:rsidR="00AC607A" w:rsidRPr="00AD7B90" w:rsidRDefault="0346518B" w:rsidP="00AD7B90">
            <w:pPr>
              <w:pStyle w:val="Tabletext"/>
              <w:spacing w:line="360" w:lineRule="auto"/>
              <w:jc w:val="both"/>
              <w:rPr>
                <w:rFonts w:ascii="Arial" w:hAnsi="Arial" w:cs="Arial"/>
                <w:lang w:val="pt-BR"/>
              </w:rPr>
            </w:pPr>
            <w:r w:rsidRPr="00AD7B90">
              <w:rPr>
                <w:rFonts w:ascii="Arial" w:hAnsi="Arial" w:cs="Arial"/>
                <w:lang w:val="pt-BR"/>
              </w:rPr>
              <w:t>17/08/2021</w:t>
            </w:r>
          </w:p>
        </w:tc>
        <w:tc>
          <w:tcPr>
            <w:tcW w:w="1152" w:type="dxa"/>
            <w:tcBorders>
              <w:top w:val="single" w:sz="6" w:space="0" w:color="auto"/>
              <w:left w:val="single" w:sz="6" w:space="0" w:color="auto"/>
              <w:bottom w:val="single" w:sz="6" w:space="0" w:color="auto"/>
              <w:right w:val="single" w:sz="6" w:space="0" w:color="auto"/>
            </w:tcBorders>
          </w:tcPr>
          <w:p w14:paraId="6E89F39D" w14:textId="1E78EAE3" w:rsidR="00AC607A" w:rsidRPr="00AD7B90" w:rsidRDefault="0346518B" w:rsidP="00AD7B90">
            <w:pPr>
              <w:pStyle w:val="Tabletext"/>
              <w:spacing w:line="360" w:lineRule="auto"/>
              <w:jc w:val="both"/>
              <w:rPr>
                <w:rFonts w:ascii="Arial" w:hAnsi="Arial" w:cs="Arial"/>
                <w:lang w:val="pt-BR"/>
              </w:rPr>
            </w:pPr>
            <w:r w:rsidRPr="00AD7B90">
              <w:rPr>
                <w:rFonts w:ascii="Arial" w:hAnsi="Arial" w:cs="Arial"/>
                <w:lang w:val="pt-BR"/>
              </w:rPr>
              <w:t>0.0</w:t>
            </w:r>
          </w:p>
        </w:tc>
        <w:tc>
          <w:tcPr>
            <w:tcW w:w="3744" w:type="dxa"/>
            <w:tcBorders>
              <w:top w:val="single" w:sz="6" w:space="0" w:color="auto"/>
              <w:left w:val="single" w:sz="6" w:space="0" w:color="auto"/>
              <w:bottom w:val="single" w:sz="6" w:space="0" w:color="auto"/>
              <w:right w:val="single" w:sz="6" w:space="0" w:color="auto"/>
            </w:tcBorders>
          </w:tcPr>
          <w:p w14:paraId="3D53C219" w14:textId="69797DE7" w:rsidR="00AC607A" w:rsidRPr="00AD7B90" w:rsidRDefault="0346518B" w:rsidP="00AD7B90">
            <w:pPr>
              <w:pStyle w:val="Tabletext"/>
              <w:spacing w:line="360" w:lineRule="auto"/>
              <w:jc w:val="both"/>
              <w:rPr>
                <w:rFonts w:ascii="Arial" w:hAnsi="Arial" w:cs="Arial"/>
                <w:lang w:val="pt-BR"/>
              </w:rPr>
            </w:pPr>
            <w:r w:rsidRPr="00AD7B90">
              <w:rPr>
                <w:rFonts w:ascii="Arial" w:hAnsi="Arial" w:cs="Arial"/>
                <w:lang w:val="pt-BR"/>
              </w:rPr>
              <w:t>Emissão Inicial</w:t>
            </w:r>
          </w:p>
        </w:tc>
        <w:tc>
          <w:tcPr>
            <w:tcW w:w="2304" w:type="dxa"/>
            <w:tcBorders>
              <w:top w:val="single" w:sz="6" w:space="0" w:color="auto"/>
              <w:left w:val="single" w:sz="6" w:space="0" w:color="auto"/>
              <w:bottom w:val="single" w:sz="6" w:space="0" w:color="auto"/>
              <w:right w:val="single" w:sz="6" w:space="0" w:color="auto"/>
            </w:tcBorders>
          </w:tcPr>
          <w:p w14:paraId="514A20DB" w14:textId="243FE519" w:rsidR="00AC607A" w:rsidRPr="00AD7B90" w:rsidRDefault="0346518B" w:rsidP="00AD7B90">
            <w:pPr>
              <w:pStyle w:val="Tabletext"/>
              <w:spacing w:line="360" w:lineRule="auto"/>
              <w:jc w:val="both"/>
              <w:rPr>
                <w:rFonts w:ascii="Arial" w:hAnsi="Arial" w:cs="Arial"/>
                <w:lang w:val="pt-BR"/>
              </w:rPr>
            </w:pPr>
            <w:r w:rsidRPr="00AD7B90">
              <w:rPr>
                <w:rFonts w:ascii="Arial" w:hAnsi="Arial" w:cs="Arial"/>
                <w:lang w:val="pt-BR"/>
              </w:rPr>
              <w:t xml:space="preserve">Grupo </w:t>
            </w:r>
            <w:proofErr w:type="gramStart"/>
            <w:r w:rsidRPr="00AD7B90">
              <w:rPr>
                <w:rFonts w:ascii="Arial" w:hAnsi="Arial" w:cs="Arial"/>
                <w:lang w:val="pt-BR"/>
              </w:rPr>
              <w:t>2</w:t>
            </w:r>
            <w:proofErr w:type="gramEnd"/>
          </w:p>
        </w:tc>
      </w:tr>
      <w:tr w:rsidR="00AC607A" w:rsidRPr="00AD7B90" w14:paraId="1D1E3E06" w14:textId="77777777" w:rsidTr="382A8A4A">
        <w:tc>
          <w:tcPr>
            <w:tcW w:w="2304" w:type="dxa"/>
            <w:tcBorders>
              <w:top w:val="single" w:sz="6" w:space="0" w:color="auto"/>
              <w:left w:val="single" w:sz="6" w:space="0" w:color="auto"/>
              <w:bottom w:val="single" w:sz="6" w:space="0" w:color="auto"/>
              <w:right w:val="single" w:sz="6" w:space="0" w:color="auto"/>
            </w:tcBorders>
          </w:tcPr>
          <w:p w14:paraId="323293D6" w14:textId="063D9D4D" w:rsidR="00AC607A" w:rsidRPr="00AD7B90" w:rsidRDefault="75165B00" w:rsidP="00AD7B90">
            <w:pPr>
              <w:pStyle w:val="Tabletext"/>
              <w:spacing w:line="360" w:lineRule="auto"/>
              <w:jc w:val="both"/>
              <w:rPr>
                <w:rFonts w:ascii="Arial" w:hAnsi="Arial" w:cs="Arial"/>
                <w:lang w:val="pt-BR"/>
              </w:rPr>
            </w:pPr>
            <w:r w:rsidRPr="00AD7B90">
              <w:rPr>
                <w:rFonts w:ascii="Arial" w:hAnsi="Arial" w:cs="Arial"/>
                <w:lang w:val="pt-BR"/>
              </w:rPr>
              <w:t>18/08/2021</w:t>
            </w:r>
          </w:p>
        </w:tc>
        <w:tc>
          <w:tcPr>
            <w:tcW w:w="1152" w:type="dxa"/>
            <w:tcBorders>
              <w:top w:val="single" w:sz="6" w:space="0" w:color="auto"/>
              <w:left w:val="single" w:sz="6" w:space="0" w:color="auto"/>
              <w:bottom w:val="single" w:sz="6" w:space="0" w:color="auto"/>
              <w:right w:val="single" w:sz="6" w:space="0" w:color="auto"/>
            </w:tcBorders>
          </w:tcPr>
          <w:p w14:paraId="595E3FEC" w14:textId="6623FE47" w:rsidR="00AC607A" w:rsidRPr="00AD7B90" w:rsidRDefault="16B6E334" w:rsidP="00AD7B90">
            <w:pPr>
              <w:pStyle w:val="Tabletext"/>
              <w:spacing w:line="360" w:lineRule="auto"/>
              <w:jc w:val="both"/>
              <w:rPr>
                <w:rFonts w:ascii="Arial" w:hAnsi="Arial" w:cs="Arial"/>
              </w:rPr>
            </w:pPr>
            <w:r w:rsidRPr="00AD7B90">
              <w:rPr>
                <w:rFonts w:ascii="Arial" w:hAnsi="Arial" w:cs="Arial"/>
                <w:lang w:val="pt-BR"/>
              </w:rPr>
              <w:t>0.1</w:t>
            </w:r>
          </w:p>
        </w:tc>
        <w:tc>
          <w:tcPr>
            <w:tcW w:w="3744" w:type="dxa"/>
            <w:tcBorders>
              <w:top w:val="single" w:sz="6" w:space="0" w:color="auto"/>
              <w:left w:val="single" w:sz="6" w:space="0" w:color="auto"/>
              <w:bottom w:val="single" w:sz="6" w:space="0" w:color="auto"/>
              <w:right w:val="single" w:sz="6" w:space="0" w:color="auto"/>
            </w:tcBorders>
          </w:tcPr>
          <w:p w14:paraId="0FC73002" w14:textId="4CD65FD0" w:rsidR="00AC607A" w:rsidRPr="00AD7B90" w:rsidRDefault="3A21D696" w:rsidP="00AD7B90">
            <w:pPr>
              <w:pStyle w:val="Tabletext"/>
              <w:spacing w:line="360" w:lineRule="auto"/>
              <w:jc w:val="both"/>
              <w:rPr>
                <w:rFonts w:ascii="Arial" w:hAnsi="Arial" w:cs="Arial"/>
                <w:lang w:val="pt-BR"/>
              </w:rPr>
            </w:pPr>
            <w:r w:rsidRPr="00AD7B90">
              <w:rPr>
                <w:rFonts w:ascii="Arial" w:hAnsi="Arial" w:cs="Arial"/>
                <w:lang w:val="pt-BR"/>
              </w:rPr>
              <w:t>Revisão 0.1</w:t>
            </w:r>
          </w:p>
        </w:tc>
        <w:tc>
          <w:tcPr>
            <w:tcW w:w="2304" w:type="dxa"/>
            <w:tcBorders>
              <w:top w:val="single" w:sz="6" w:space="0" w:color="auto"/>
              <w:left w:val="single" w:sz="6" w:space="0" w:color="auto"/>
              <w:bottom w:val="single" w:sz="6" w:space="0" w:color="auto"/>
              <w:right w:val="single" w:sz="6" w:space="0" w:color="auto"/>
            </w:tcBorders>
          </w:tcPr>
          <w:p w14:paraId="67896616" w14:textId="2C9B42C2" w:rsidR="00AC607A" w:rsidRPr="00AD7B90" w:rsidRDefault="28654058" w:rsidP="00AD7B90">
            <w:pPr>
              <w:pStyle w:val="Tabletext"/>
              <w:spacing w:line="360" w:lineRule="auto"/>
              <w:jc w:val="both"/>
              <w:rPr>
                <w:rFonts w:ascii="Arial" w:hAnsi="Arial" w:cs="Arial"/>
              </w:rPr>
            </w:pPr>
            <w:r w:rsidRPr="00AD7B90">
              <w:rPr>
                <w:rFonts w:ascii="Arial" w:hAnsi="Arial" w:cs="Arial"/>
                <w:lang w:val="pt-BR"/>
              </w:rPr>
              <w:t>Ana Paula</w:t>
            </w:r>
          </w:p>
        </w:tc>
      </w:tr>
      <w:tr w:rsidR="00AC607A" w:rsidRPr="00AD7B90" w14:paraId="467BE88C" w14:textId="77777777" w:rsidTr="382A8A4A">
        <w:tc>
          <w:tcPr>
            <w:tcW w:w="2304" w:type="dxa"/>
            <w:tcBorders>
              <w:top w:val="single" w:sz="6" w:space="0" w:color="auto"/>
              <w:left w:val="single" w:sz="6" w:space="0" w:color="auto"/>
              <w:bottom w:val="single" w:sz="6" w:space="0" w:color="auto"/>
              <w:right w:val="single" w:sz="6" w:space="0" w:color="auto"/>
            </w:tcBorders>
          </w:tcPr>
          <w:p w14:paraId="2C3E3277" w14:textId="0ACD385D" w:rsidR="00AC607A" w:rsidRPr="00AD7B90" w:rsidRDefault="445A8FE2" w:rsidP="00AD7B90">
            <w:pPr>
              <w:pStyle w:val="Tabletext"/>
              <w:spacing w:line="360" w:lineRule="auto"/>
              <w:jc w:val="both"/>
              <w:rPr>
                <w:rFonts w:ascii="Arial" w:hAnsi="Arial" w:cs="Arial"/>
                <w:lang w:val="pt-BR"/>
              </w:rPr>
            </w:pPr>
            <w:r w:rsidRPr="00AD7B90">
              <w:rPr>
                <w:rFonts w:ascii="Arial" w:hAnsi="Arial" w:cs="Arial"/>
                <w:lang w:val="pt-BR"/>
              </w:rPr>
              <w:t>07/09/2021</w:t>
            </w:r>
          </w:p>
        </w:tc>
        <w:tc>
          <w:tcPr>
            <w:tcW w:w="1152" w:type="dxa"/>
            <w:tcBorders>
              <w:top w:val="single" w:sz="6" w:space="0" w:color="auto"/>
              <w:left w:val="single" w:sz="6" w:space="0" w:color="auto"/>
              <w:bottom w:val="single" w:sz="6" w:space="0" w:color="auto"/>
              <w:right w:val="single" w:sz="6" w:space="0" w:color="auto"/>
            </w:tcBorders>
          </w:tcPr>
          <w:p w14:paraId="6922C13D" w14:textId="430B4E9A" w:rsidR="00AC607A" w:rsidRPr="00AD7B90" w:rsidRDefault="7E30AECB" w:rsidP="00AD7B90">
            <w:pPr>
              <w:pStyle w:val="Tabletext"/>
              <w:spacing w:line="360" w:lineRule="auto"/>
              <w:jc w:val="both"/>
              <w:rPr>
                <w:rFonts w:ascii="Arial" w:hAnsi="Arial" w:cs="Arial"/>
              </w:rPr>
            </w:pPr>
            <w:r w:rsidRPr="00AD7B90">
              <w:rPr>
                <w:rFonts w:ascii="Arial" w:hAnsi="Arial" w:cs="Arial"/>
                <w:lang w:val="pt-BR"/>
              </w:rPr>
              <w:t>1.0</w:t>
            </w:r>
          </w:p>
        </w:tc>
        <w:tc>
          <w:tcPr>
            <w:tcW w:w="3744" w:type="dxa"/>
            <w:tcBorders>
              <w:top w:val="single" w:sz="6" w:space="0" w:color="auto"/>
              <w:left w:val="single" w:sz="6" w:space="0" w:color="auto"/>
              <w:bottom w:val="single" w:sz="6" w:space="0" w:color="auto"/>
              <w:right w:val="single" w:sz="6" w:space="0" w:color="auto"/>
            </w:tcBorders>
          </w:tcPr>
          <w:p w14:paraId="755C4255" w14:textId="1929782D" w:rsidR="00AC607A" w:rsidRPr="00AD7B90" w:rsidRDefault="008646DA" w:rsidP="00AD7B90">
            <w:pPr>
              <w:pStyle w:val="Tabletext"/>
              <w:spacing w:line="360" w:lineRule="auto"/>
              <w:jc w:val="both"/>
              <w:rPr>
                <w:rFonts w:ascii="Arial" w:hAnsi="Arial" w:cs="Arial"/>
                <w:lang w:val="pt-BR"/>
              </w:rPr>
            </w:pPr>
            <w:r w:rsidRPr="00AD7B90">
              <w:rPr>
                <w:rFonts w:ascii="Arial" w:hAnsi="Arial" w:cs="Arial"/>
                <w:lang w:val="pt-BR"/>
              </w:rPr>
              <w:t>Correção</w:t>
            </w:r>
          </w:p>
        </w:tc>
        <w:tc>
          <w:tcPr>
            <w:tcW w:w="2304" w:type="dxa"/>
            <w:tcBorders>
              <w:top w:val="single" w:sz="6" w:space="0" w:color="auto"/>
              <w:left w:val="single" w:sz="6" w:space="0" w:color="auto"/>
              <w:bottom w:val="single" w:sz="6" w:space="0" w:color="auto"/>
              <w:right w:val="single" w:sz="6" w:space="0" w:color="auto"/>
            </w:tcBorders>
          </w:tcPr>
          <w:p w14:paraId="6F69BCC6" w14:textId="5B24BE92" w:rsidR="00AC607A" w:rsidRPr="00AD7B90" w:rsidRDefault="0AF21AB0" w:rsidP="00AD7B90">
            <w:pPr>
              <w:pStyle w:val="Tabletext"/>
              <w:spacing w:line="360" w:lineRule="auto"/>
              <w:jc w:val="both"/>
              <w:rPr>
                <w:rFonts w:ascii="Arial" w:hAnsi="Arial" w:cs="Arial"/>
                <w:lang w:val="pt-BR"/>
              </w:rPr>
            </w:pPr>
            <w:r w:rsidRPr="00AD7B90">
              <w:rPr>
                <w:rFonts w:ascii="Arial" w:hAnsi="Arial" w:cs="Arial"/>
                <w:lang w:val="pt-BR"/>
              </w:rPr>
              <w:t xml:space="preserve">Grupo </w:t>
            </w:r>
            <w:proofErr w:type="gramStart"/>
            <w:r w:rsidRPr="00AD7B90">
              <w:rPr>
                <w:rFonts w:ascii="Arial" w:hAnsi="Arial" w:cs="Arial"/>
                <w:lang w:val="pt-BR"/>
              </w:rPr>
              <w:t>2</w:t>
            </w:r>
            <w:proofErr w:type="gramEnd"/>
          </w:p>
        </w:tc>
      </w:tr>
      <w:tr w:rsidR="00AC607A" w:rsidRPr="00AD7B90" w14:paraId="25001F50" w14:textId="77777777" w:rsidTr="382A8A4A">
        <w:tc>
          <w:tcPr>
            <w:tcW w:w="2304" w:type="dxa"/>
            <w:tcBorders>
              <w:top w:val="single" w:sz="6" w:space="0" w:color="auto"/>
              <w:left w:val="single" w:sz="6" w:space="0" w:color="auto"/>
              <w:bottom w:val="single" w:sz="6" w:space="0" w:color="auto"/>
              <w:right w:val="single" w:sz="6" w:space="0" w:color="auto"/>
            </w:tcBorders>
          </w:tcPr>
          <w:p w14:paraId="1A951D00" w14:textId="583430F4" w:rsidR="00AC607A" w:rsidRPr="00AD7B90" w:rsidRDefault="0F56AC68" w:rsidP="00AD7B90">
            <w:pPr>
              <w:pStyle w:val="Tabletext"/>
              <w:spacing w:line="360" w:lineRule="auto"/>
              <w:jc w:val="both"/>
              <w:rPr>
                <w:rFonts w:ascii="Arial" w:hAnsi="Arial" w:cs="Arial"/>
                <w:lang w:val="pt-BR"/>
              </w:rPr>
            </w:pPr>
            <w:r w:rsidRPr="00AD7B90">
              <w:rPr>
                <w:rFonts w:ascii="Arial" w:hAnsi="Arial" w:cs="Arial"/>
                <w:lang w:val="pt-BR"/>
              </w:rPr>
              <w:t>10/09/2021</w:t>
            </w:r>
          </w:p>
        </w:tc>
        <w:tc>
          <w:tcPr>
            <w:tcW w:w="1152" w:type="dxa"/>
            <w:tcBorders>
              <w:top w:val="single" w:sz="6" w:space="0" w:color="auto"/>
              <w:left w:val="single" w:sz="6" w:space="0" w:color="auto"/>
              <w:bottom w:val="single" w:sz="6" w:space="0" w:color="auto"/>
              <w:right w:val="single" w:sz="6" w:space="0" w:color="auto"/>
            </w:tcBorders>
          </w:tcPr>
          <w:p w14:paraId="6586502E" w14:textId="2CCDA4A1" w:rsidR="00AC607A" w:rsidRPr="00AD7B90" w:rsidRDefault="45BA7763" w:rsidP="00AD7B90">
            <w:pPr>
              <w:pStyle w:val="Tabletext"/>
              <w:spacing w:line="360" w:lineRule="auto"/>
              <w:jc w:val="both"/>
              <w:rPr>
                <w:rFonts w:ascii="Arial" w:hAnsi="Arial" w:cs="Arial"/>
              </w:rPr>
            </w:pPr>
            <w:r w:rsidRPr="00AD7B90">
              <w:rPr>
                <w:rFonts w:ascii="Arial" w:hAnsi="Arial" w:cs="Arial"/>
                <w:lang w:val="pt-BR"/>
              </w:rPr>
              <w:t>2.0</w:t>
            </w:r>
          </w:p>
        </w:tc>
        <w:tc>
          <w:tcPr>
            <w:tcW w:w="3744" w:type="dxa"/>
            <w:tcBorders>
              <w:top w:val="single" w:sz="6" w:space="0" w:color="auto"/>
              <w:left w:val="single" w:sz="6" w:space="0" w:color="auto"/>
              <w:bottom w:val="single" w:sz="6" w:space="0" w:color="auto"/>
              <w:right w:val="single" w:sz="6" w:space="0" w:color="auto"/>
            </w:tcBorders>
          </w:tcPr>
          <w:p w14:paraId="6CBEE3FA" w14:textId="1C1544DA" w:rsidR="00AC607A" w:rsidRPr="00AD7B90" w:rsidRDefault="6F271A6D" w:rsidP="00AD7B90">
            <w:pPr>
              <w:pStyle w:val="Tabletext"/>
              <w:spacing w:line="360" w:lineRule="auto"/>
              <w:jc w:val="both"/>
              <w:rPr>
                <w:rFonts w:ascii="Arial" w:hAnsi="Arial" w:cs="Arial"/>
                <w:lang w:val="pt-BR"/>
              </w:rPr>
            </w:pPr>
            <w:r w:rsidRPr="00AD7B90">
              <w:rPr>
                <w:rFonts w:ascii="Arial" w:hAnsi="Arial" w:cs="Arial"/>
                <w:lang w:val="pt-BR"/>
              </w:rPr>
              <w:t>Revisão 0.1</w:t>
            </w:r>
          </w:p>
        </w:tc>
        <w:tc>
          <w:tcPr>
            <w:tcW w:w="2304" w:type="dxa"/>
            <w:tcBorders>
              <w:top w:val="single" w:sz="6" w:space="0" w:color="auto"/>
              <w:left w:val="single" w:sz="6" w:space="0" w:color="auto"/>
              <w:bottom w:val="single" w:sz="6" w:space="0" w:color="auto"/>
              <w:right w:val="single" w:sz="6" w:space="0" w:color="auto"/>
            </w:tcBorders>
          </w:tcPr>
          <w:p w14:paraId="723CE3E8" w14:textId="6E958D42" w:rsidR="00AC607A" w:rsidRPr="00AD7B90" w:rsidRDefault="364D9B12" w:rsidP="00AD7B90">
            <w:pPr>
              <w:pStyle w:val="Tabletext"/>
              <w:spacing w:line="360" w:lineRule="auto"/>
              <w:jc w:val="both"/>
              <w:rPr>
                <w:rFonts w:ascii="Arial" w:hAnsi="Arial" w:cs="Arial"/>
              </w:rPr>
            </w:pPr>
            <w:r w:rsidRPr="00AD7B90">
              <w:rPr>
                <w:rFonts w:ascii="Arial" w:hAnsi="Arial" w:cs="Arial"/>
                <w:lang w:val="pt-BR"/>
              </w:rPr>
              <w:t>Ana Paula</w:t>
            </w:r>
          </w:p>
        </w:tc>
      </w:tr>
      <w:tr w:rsidR="382A8A4A" w:rsidRPr="00AD7B90" w14:paraId="2D6D87B4" w14:textId="77777777" w:rsidTr="382A8A4A">
        <w:tc>
          <w:tcPr>
            <w:tcW w:w="2304" w:type="dxa"/>
            <w:tcBorders>
              <w:top w:val="single" w:sz="6" w:space="0" w:color="auto"/>
              <w:left w:val="single" w:sz="6" w:space="0" w:color="auto"/>
              <w:bottom w:val="single" w:sz="6" w:space="0" w:color="auto"/>
              <w:right w:val="single" w:sz="6" w:space="0" w:color="auto"/>
            </w:tcBorders>
          </w:tcPr>
          <w:p w14:paraId="4D37E916" w14:textId="1C779EB1" w:rsidR="69F2060D" w:rsidRPr="00AD7B90" w:rsidRDefault="69F2060D" w:rsidP="00AD7B90">
            <w:pPr>
              <w:pStyle w:val="Tabletext"/>
              <w:spacing w:line="360" w:lineRule="auto"/>
              <w:jc w:val="both"/>
              <w:rPr>
                <w:rFonts w:ascii="Arial" w:hAnsi="Arial" w:cs="Arial"/>
                <w:lang w:val="pt-BR"/>
              </w:rPr>
            </w:pPr>
            <w:r w:rsidRPr="00AD7B90">
              <w:rPr>
                <w:rFonts w:ascii="Arial" w:hAnsi="Arial" w:cs="Arial"/>
                <w:lang w:val="pt-BR"/>
              </w:rPr>
              <w:t>27/09/2021</w:t>
            </w:r>
          </w:p>
        </w:tc>
        <w:tc>
          <w:tcPr>
            <w:tcW w:w="1152" w:type="dxa"/>
            <w:tcBorders>
              <w:top w:val="single" w:sz="6" w:space="0" w:color="auto"/>
              <w:left w:val="single" w:sz="6" w:space="0" w:color="auto"/>
              <w:bottom w:val="single" w:sz="6" w:space="0" w:color="auto"/>
              <w:right w:val="single" w:sz="6" w:space="0" w:color="auto"/>
            </w:tcBorders>
          </w:tcPr>
          <w:p w14:paraId="2CF6C3DB" w14:textId="7AF66BE9" w:rsidR="69F2060D" w:rsidRPr="00AD7B90" w:rsidRDefault="69F2060D" w:rsidP="00AD7B90">
            <w:pPr>
              <w:pStyle w:val="Tabletext"/>
              <w:spacing w:line="360" w:lineRule="auto"/>
              <w:jc w:val="both"/>
              <w:rPr>
                <w:rFonts w:ascii="Arial" w:hAnsi="Arial" w:cs="Arial"/>
                <w:lang w:val="pt-BR"/>
              </w:rPr>
            </w:pPr>
            <w:r w:rsidRPr="00AD7B90">
              <w:rPr>
                <w:rFonts w:ascii="Arial" w:hAnsi="Arial" w:cs="Arial"/>
                <w:lang w:val="pt-BR"/>
              </w:rPr>
              <w:t>2.1</w:t>
            </w:r>
          </w:p>
        </w:tc>
        <w:tc>
          <w:tcPr>
            <w:tcW w:w="3744" w:type="dxa"/>
            <w:tcBorders>
              <w:top w:val="single" w:sz="6" w:space="0" w:color="auto"/>
              <w:left w:val="single" w:sz="6" w:space="0" w:color="auto"/>
              <w:bottom w:val="single" w:sz="6" w:space="0" w:color="auto"/>
              <w:right w:val="single" w:sz="6" w:space="0" w:color="auto"/>
            </w:tcBorders>
          </w:tcPr>
          <w:p w14:paraId="1EC008CF" w14:textId="5010F0F2" w:rsidR="382A8A4A" w:rsidRPr="00AD7B90" w:rsidRDefault="008646DA" w:rsidP="00AD7B90">
            <w:pPr>
              <w:pStyle w:val="Tabletext"/>
              <w:spacing w:line="360" w:lineRule="auto"/>
              <w:jc w:val="both"/>
              <w:rPr>
                <w:rFonts w:ascii="Arial" w:hAnsi="Arial" w:cs="Arial"/>
                <w:lang w:val="pt-BR"/>
              </w:rPr>
            </w:pPr>
            <w:r w:rsidRPr="00AD7B90">
              <w:rPr>
                <w:rFonts w:ascii="Arial" w:hAnsi="Arial" w:cs="Arial"/>
                <w:lang w:val="pt-BR"/>
              </w:rPr>
              <w:t>Correção</w:t>
            </w:r>
          </w:p>
        </w:tc>
        <w:tc>
          <w:tcPr>
            <w:tcW w:w="2304" w:type="dxa"/>
            <w:tcBorders>
              <w:top w:val="single" w:sz="6" w:space="0" w:color="auto"/>
              <w:left w:val="single" w:sz="6" w:space="0" w:color="auto"/>
              <w:bottom w:val="single" w:sz="6" w:space="0" w:color="auto"/>
              <w:right w:val="single" w:sz="6" w:space="0" w:color="auto"/>
            </w:tcBorders>
          </w:tcPr>
          <w:p w14:paraId="712F3DC4" w14:textId="7D591CCE" w:rsidR="2DA76DF1" w:rsidRPr="00AD7B90" w:rsidRDefault="2DA76DF1" w:rsidP="00AD7B90">
            <w:pPr>
              <w:pStyle w:val="Tabletext"/>
              <w:spacing w:line="360" w:lineRule="auto"/>
              <w:jc w:val="both"/>
              <w:rPr>
                <w:rFonts w:ascii="Arial" w:hAnsi="Arial" w:cs="Arial"/>
                <w:lang w:val="pt-BR"/>
              </w:rPr>
            </w:pPr>
            <w:r w:rsidRPr="00AD7B90">
              <w:rPr>
                <w:rFonts w:ascii="Arial" w:hAnsi="Arial" w:cs="Arial"/>
                <w:lang w:val="pt-BR"/>
              </w:rPr>
              <w:t xml:space="preserve">Grupo </w:t>
            </w:r>
            <w:proofErr w:type="gramStart"/>
            <w:r w:rsidRPr="00AD7B90">
              <w:rPr>
                <w:rFonts w:ascii="Arial" w:hAnsi="Arial" w:cs="Arial"/>
                <w:lang w:val="pt-BR"/>
              </w:rPr>
              <w:t>2</w:t>
            </w:r>
            <w:proofErr w:type="gramEnd"/>
          </w:p>
        </w:tc>
      </w:tr>
      <w:tr w:rsidR="003C0877" w:rsidRPr="00AD7B90" w14:paraId="1CA306BA" w14:textId="77777777" w:rsidTr="382A8A4A">
        <w:tc>
          <w:tcPr>
            <w:tcW w:w="2304" w:type="dxa"/>
            <w:tcBorders>
              <w:top w:val="single" w:sz="6" w:space="0" w:color="auto"/>
              <w:left w:val="single" w:sz="6" w:space="0" w:color="auto"/>
              <w:bottom w:val="single" w:sz="6" w:space="0" w:color="auto"/>
              <w:right w:val="single" w:sz="6" w:space="0" w:color="auto"/>
            </w:tcBorders>
          </w:tcPr>
          <w:p w14:paraId="7EF4F1EB" w14:textId="09AB8F59" w:rsidR="003C0877" w:rsidRPr="00AD7B90" w:rsidRDefault="003C0877" w:rsidP="00AD7B90">
            <w:pPr>
              <w:pStyle w:val="Tabletext"/>
              <w:spacing w:line="360" w:lineRule="auto"/>
              <w:jc w:val="both"/>
              <w:rPr>
                <w:rFonts w:ascii="Arial" w:hAnsi="Arial" w:cs="Arial"/>
                <w:lang w:val="pt-BR"/>
              </w:rPr>
            </w:pPr>
            <w:r w:rsidRPr="00AD7B90">
              <w:rPr>
                <w:rFonts w:ascii="Arial" w:hAnsi="Arial" w:cs="Arial"/>
                <w:lang w:val="pt-BR"/>
              </w:rPr>
              <w:t>09/11/2021</w:t>
            </w:r>
          </w:p>
        </w:tc>
        <w:tc>
          <w:tcPr>
            <w:tcW w:w="1152" w:type="dxa"/>
            <w:tcBorders>
              <w:top w:val="single" w:sz="6" w:space="0" w:color="auto"/>
              <w:left w:val="single" w:sz="6" w:space="0" w:color="auto"/>
              <w:bottom w:val="single" w:sz="6" w:space="0" w:color="auto"/>
              <w:right w:val="single" w:sz="6" w:space="0" w:color="auto"/>
            </w:tcBorders>
          </w:tcPr>
          <w:p w14:paraId="15F1BF7B" w14:textId="6C576979" w:rsidR="003C0877" w:rsidRPr="00AD7B90" w:rsidRDefault="0081052C" w:rsidP="00AD7B90">
            <w:pPr>
              <w:pStyle w:val="Tabletext"/>
              <w:spacing w:line="360" w:lineRule="auto"/>
              <w:jc w:val="both"/>
              <w:rPr>
                <w:rFonts w:ascii="Arial" w:hAnsi="Arial" w:cs="Arial"/>
                <w:lang w:val="pt-BR"/>
              </w:rPr>
            </w:pPr>
            <w:r w:rsidRPr="00AD7B90">
              <w:rPr>
                <w:rFonts w:ascii="Arial" w:hAnsi="Arial" w:cs="Arial"/>
                <w:lang w:val="pt-BR"/>
              </w:rPr>
              <w:t>2.2</w:t>
            </w:r>
          </w:p>
        </w:tc>
        <w:tc>
          <w:tcPr>
            <w:tcW w:w="3744" w:type="dxa"/>
            <w:tcBorders>
              <w:top w:val="single" w:sz="6" w:space="0" w:color="auto"/>
              <w:left w:val="single" w:sz="6" w:space="0" w:color="auto"/>
              <w:bottom w:val="single" w:sz="6" w:space="0" w:color="auto"/>
              <w:right w:val="single" w:sz="6" w:space="0" w:color="auto"/>
            </w:tcBorders>
          </w:tcPr>
          <w:p w14:paraId="764B95F1" w14:textId="1F9D0421" w:rsidR="003C0877" w:rsidRPr="00AD7B90" w:rsidRDefault="0081052C" w:rsidP="00AD7B90">
            <w:pPr>
              <w:pStyle w:val="Tabletext"/>
              <w:spacing w:line="360" w:lineRule="auto"/>
              <w:jc w:val="both"/>
              <w:rPr>
                <w:rFonts w:ascii="Arial" w:hAnsi="Arial" w:cs="Arial"/>
                <w:lang w:val="pt-BR"/>
              </w:rPr>
            </w:pPr>
            <w:r w:rsidRPr="00AD7B90">
              <w:rPr>
                <w:rFonts w:ascii="Arial" w:hAnsi="Arial" w:cs="Arial"/>
                <w:lang w:val="pt-BR"/>
              </w:rPr>
              <w:t>Correção</w:t>
            </w:r>
          </w:p>
        </w:tc>
        <w:tc>
          <w:tcPr>
            <w:tcW w:w="2304" w:type="dxa"/>
            <w:tcBorders>
              <w:top w:val="single" w:sz="6" w:space="0" w:color="auto"/>
              <w:left w:val="single" w:sz="6" w:space="0" w:color="auto"/>
              <w:bottom w:val="single" w:sz="6" w:space="0" w:color="auto"/>
              <w:right w:val="single" w:sz="6" w:space="0" w:color="auto"/>
            </w:tcBorders>
          </w:tcPr>
          <w:p w14:paraId="4CC42A99" w14:textId="403D955C" w:rsidR="003C0877" w:rsidRPr="00AD7B90" w:rsidRDefault="003C0877" w:rsidP="00AD7B90">
            <w:pPr>
              <w:pStyle w:val="Tabletext"/>
              <w:spacing w:line="360" w:lineRule="auto"/>
              <w:jc w:val="both"/>
              <w:rPr>
                <w:rFonts w:ascii="Arial" w:hAnsi="Arial" w:cs="Arial"/>
                <w:lang w:val="pt-BR"/>
              </w:rPr>
            </w:pPr>
            <w:r w:rsidRPr="00AD7B90">
              <w:rPr>
                <w:rFonts w:ascii="Arial" w:hAnsi="Arial" w:cs="Arial"/>
                <w:lang w:val="pt-BR"/>
              </w:rPr>
              <w:t xml:space="preserve">Grupo </w:t>
            </w:r>
            <w:proofErr w:type="gramStart"/>
            <w:r w:rsidRPr="00AD7B90">
              <w:rPr>
                <w:rFonts w:ascii="Arial" w:hAnsi="Arial" w:cs="Arial"/>
                <w:lang w:val="pt-BR"/>
              </w:rPr>
              <w:t>2</w:t>
            </w:r>
            <w:proofErr w:type="gramEnd"/>
          </w:p>
        </w:tc>
      </w:tr>
      <w:tr w:rsidR="0081052C" w:rsidRPr="00AD7B90" w14:paraId="6D32B128" w14:textId="77777777" w:rsidTr="382A8A4A">
        <w:tc>
          <w:tcPr>
            <w:tcW w:w="2304" w:type="dxa"/>
            <w:tcBorders>
              <w:top w:val="single" w:sz="6" w:space="0" w:color="auto"/>
              <w:left w:val="single" w:sz="6" w:space="0" w:color="auto"/>
              <w:bottom w:val="single" w:sz="6" w:space="0" w:color="auto"/>
              <w:right w:val="single" w:sz="6" w:space="0" w:color="auto"/>
            </w:tcBorders>
          </w:tcPr>
          <w:p w14:paraId="0D56F59E" w14:textId="2DE8E6BA" w:rsidR="0081052C" w:rsidRPr="00AD7B90" w:rsidRDefault="0081052C" w:rsidP="00AD7B90">
            <w:pPr>
              <w:pStyle w:val="Tabletext"/>
              <w:spacing w:line="360" w:lineRule="auto"/>
              <w:jc w:val="both"/>
              <w:rPr>
                <w:rFonts w:ascii="Arial" w:hAnsi="Arial" w:cs="Arial"/>
                <w:lang w:val="pt-BR"/>
              </w:rPr>
            </w:pPr>
            <w:r w:rsidRPr="00AD7B90">
              <w:rPr>
                <w:rFonts w:ascii="Arial" w:hAnsi="Arial" w:cs="Arial"/>
                <w:lang w:val="pt-BR"/>
              </w:rPr>
              <w:t>1</w:t>
            </w:r>
            <w:r w:rsidR="00AD7B90">
              <w:rPr>
                <w:rFonts w:ascii="Arial" w:hAnsi="Arial" w:cs="Arial"/>
                <w:lang w:val="pt-BR"/>
              </w:rPr>
              <w:t>3</w:t>
            </w:r>
            <w:r w:rsidRPr="00AD7B90">
              <w:rPr>
                <w:rFonts w:ascii="Arial" w:hAnsi="Arial" w:cs="Arial"/>
                <w:lang w:val="pt-BR"/>
              </w:rPr>
              <w:t>/1</w:t>
            </w:r>
            <w:r w:rsidR="00AD7B90">
              <w:rPr>
                <w:rFonts w:ascii="Arial" w:hAnsi="Arial" w:cs="Arial"/>
                <w:lang w:val="pt-BR"/>
              </w:rPr>
              <w:t>2</w:t>
            </w:r>
            <w:r w:rsidRPr="00AD7B90">
              <w:rPr>
                <w:rFonts w:ascii="Arial" w:hAnsi="Arial" w:cs="Arial"/>
                <w:lang w:val="pt-BR"/>
              </w:rPr>
              <w:t>/2021</w:t>
            </w:r>
          </w:p>
        </w:tc>
        <w:tc>
          <w:tcPr>
            <w:tcW w:w="1152" w:type="dxa"/>
            <w:tcBorders>
              <w:top w:val="single" w:sz="6" w:space="0" w:color="auto"/>
              <w:left w:val="single" w:sz="6" w:space="0" w:color="auto"/>
              <w:bottom w:val="single" w:sz="6" w:space="0" w:color="auto"/>
              <w:right w:val="single" w:sz="6" w:space="0" w:color="auto"/>
            </w:tcBorders>
          </w:tcPr>
          <w:p w14:paraId="5C196C4A" w14:textId="17203156" w:rsidR="0081052C" w:rsidRPr="00AD7B90" w:rsidRDefault="0081052C" w:rsidP="00AD7B90">
            <w:pPr>
              <w:pStyle w:val="Tabletext"/>
              <w:spacing w:line="360" w:lineRule="auto"/>
              <w:jc w:val="both"/>
              <w:rPr>
                <w:rFonts w:ascii="Arial" w:hAnsi="Arial" w:cs="Arial"/>
                <w:lang w:val="pt-BR"/>
              </w:rPr>
            </w:pPr>
            <w:r w:rsidRPr="00AD7B90">
              <w:rPr>
                <w:rFonts w:ascii="Arial" w:hAnsi="Arial" w:cs="Arial"/>
                <w:lang w:val="pt-BR"/>
              </w:rPr>
              <w:t>2.</w:t>
            </w:r>
            <w:r w:rsidR="00AD7B90">
              <w:rPr>
                <w:rFonts w:ascii="Arial" w:hAnsi="Arial" w:cs="Arial"/>
                <w:lang w:val="pt-BR"/>
              </w:rPr>
              <w:t>3</w:t>
            </w:r>
          </w:p>
        </w:tc>
        <w:tc>
          <w:tcPr>
            <w:tcW w:w="3744" w:type="dxa"/>
            <w:tcBorders>
              <w:top w:val="single" w:sz="6" w:space="0" w:color="auto"/>
              <w:left w:val="single" w:sz="6" w:space="0" w:color="auto"/>
              <w:bottom w:val="single" w:sz="6" w:space="0" w:color="auto"/>
              <w:right w:val="single" w:sz="6" w:space="0" w:color="auto"/>
            </w:tcBorders>
          </w:tcPr>
          <w:p w14:paraId="565C2E12" w14:textId="71A84E13" w:rsidR="0081052C" w:rsidRPr="00AD7B90" w:rsidRDefault="00AD7B90" w:rsidP="00AD7B90">
            <w:pPr>
              <w:pStyle w:val="Tabletext"/>
              <w:spacing w:line="360" w:lineRule="auto"/>
              <w:jc w:val="both"/>
              <w:rPr>
                <w:rFonts w:ascii="Arial" w:hAnsi="Arial" w:cs="Arial"/>
                <w:lang w:val="pt-BR"/>
              </w:rPr>
            </w:pPr>
            <w:r>
              <w:rPr>
                <w:rFonts w:ascii="Arial" w:hAnsi="Arial" w:cs="Arial"/>
                <w:lang w:val="pt-BR"/>
              </w:rPr>
              <w:t>Entrega Final</w:t>
            </w:r>
          </w:p>
        </w:tc>
        <w:tc>
          <w:tcPr>
            <w:tcW w:w="2304" w:type="dxa"/>
            <w:tcBorders>
              <w:top w:val="single" w:sz="6" w:space="0" w:color="auto"/>
              <w:left w:val="single" w:sz="6" w:space="0" w:color="auto"/>
              <w:bottom w:val="single" w:sz="6" w:space="0" w:color="auto"/>
              <w:right w:val="single" w:sz="6" w:space="0" w:color="auto"/>
            </w:tcBorders>
          </w:tcPr>
          <w:p w14:paraId="2960448D" w14:textId="76EDEA2F" w:rsidR="0081052C" w:rsidRPr="00AD7B90" w:rsidRDefault="0081052C" w:rsidP="00AD7B90">
            <w:pPr>
              <w:pStyle w:val="Tabletext"/>
              <w:spacing w:line="360" w:lineRule="auto"/>
              <w:jc w:val="both"/>
              <w:rPr>
                <w:rFonts w:ascii="Arial" w:hAnsi="Arial" w:cs="Arial"/>
                <w:lang w:val="pt-BR"/>
              </w:rPr>
            </w:pPr>
            <w:r w:rsidRPr="00AD7B90">
              <w:rPr>
                <w:rFonts w:ascii="Arial" w:hAnsi="Arial" w:cs="Arial"/>
                <w:lang w:val="pt-BR"/>
              </w:rPr>
              <w:t xml:space="preserve">Grupo </w:t>
            </w:r>
            <w:proofErr w:type="gramStart"/>
            <w:r w:rsidRPr="00AD7B90">
              <w:rPr>
                <w:rFonts w:ascii="Arial" w:hAnsi="Arial" w:cs="Arial"/>
                <w:lang w:val="pt-BR"/>
              </w:rPr>
              <w:t>2</w:t>
            </w:r>
            <w:proofErr w:type="gramEnd"/>
          </w:p>
        </w:tc>
      </w:tr>
    </w:tbl>
    <w:p w14:paraId="10BE066C" w14:textId="77777777" w:rsidR="00AC607A" w:rsidRPr="00AD7B90" w:rsidRDefault="00AC607A" w:rsidP="00AD7B90">
      <w:pPr>
        <w:spacing w:line="360" w:lineRule="auto"/>
        <w:jc w:val="both"/>
        <w:rPr>
          <w:rFonts w:ascii="Arial" w:hAnsi="Arial" w:cs="Arial"/>
          <w:lang w:val="pt-BR"/>
        </w:rPr>
      </w:pPr>
    </w:p>
    <w:p w14:paraId="65092636" w14:textId="77777777" w:rsidR="00AC607A" w:rsidRPr="00AD7B90" w:rsidRDefault="009C4C6F" w:rsidP="00AD7B90">
      <w:pPr>
        <w:pStyle w:val="Ttulo"/>
        <w:spacing w:line="360" w:lineRule="auto"/>
        <w:jc w:val="both"/>
        <w:rPr>
          <w:rFonts w:cs="Arial"/>
          <w:sz w:val="20"/>
          <w:szCs w:val="20"/>
          <w:lang w:val="pt-BR"/>
        </w:rPr>
      </w:pPr>
      <w:r w:rsidRPr="00AD7B90">
        <w:rPr>
          <w:rFonts w:cs="Arial"/>
          <w:sz w:val="20"/>
          <w:szCs w:val="20"/>
          <w:lang w:val="pt-BR"/>
        </w:rPr>
        <w:br w:type="page"/>
      </w:r>
      <w:r w:rsidRPr="00AD7B90">
        <w:rPr>
          <w:rFonts w:cs="Arial"/>
          <w:sz w:val="20"/>
          <w:szCs w:val="20"/>
          <w:lang w:val="pt-BR"/>
        </w:rPr>
        <w:lastRenderedPageBreak/>
        <w:t>Índice Analítico</w:t>
      </w:r>
    </w:p>
    <w:p w14:paraId="336E36E9" w14:textId="644367D2" w:rsidR="00F50CBF" w:rsidRPr="00AD7B90" w:rsidRDefault="009C4C6F" w:rsidP="00AD7B90">
      <w:pPr>
        <w:pStyle w:val="Sumrio1"/>
        <w:jc w:val="both"/>
        <w:rPr>
          <w:rFonts w:ascii="Arial" w:eastAsiaTheme="minorEastAsia" w:hAnsi="Arial" w:cs="Arial"/>
          <w:noProof/>
          <w:snapToGrid/>
          <w:lang w:val="pt-BR" w:eastAsia="pt-BR"/>
        </w:rPr>
      </w:pPr>
      <w:r w:rsidRPr="00AD7B90">
        <w:rPr>
          <w:rFonts w:ascii="Arial" w:hAnsi="Arial" w:cs="Arial"/>
          <w:color w:val="2B579A"/>
          <w:shd w:val="clear" w:color="auto" w:fill="E6E6E6"/>
          <w:lang w:val="pt-BR"/>
        </w:rPr>
        <w:fldChar w:fldCharType="begin"/>
      </w:r>
      <w:r w:rsidRPr="00AD7B90">
        <w:rPr>
          <w:rFonts w:ascii="Arial" w:hAnsi="Arial" w:cs="Arial"/>
          <w:lang w:val="pt-BR"/>
        </w:rPr>
        <w:instrText xml:space="preserve"> TOC \o "1-3" </w:instrText>
      </w:r>
      <w:r w:rsidRPr="00AD7B90">
        <w:rPr>
          <w:rFonts w:ascii="Arial" w:hAnsi="Arial" w:cs="Arial"/>
          <w:color w:val="2B579A"/>
          <w:shd w:val="clear" w:color="auto" w:fill="E6E6E6"/>
          <w:lang w:val="pt-BR"/>
        </w:rPr>
        <w:fldChar w:fldCharType="separate"/>
      </w:r>
      <w:r w:rsidR="00F50CBF" w:rsidRPr="00AD7B90">
        <w:rPr>
          <w:rFonts w:ascii="Arial" w:hAnsi="Arial" w:cs="Arial"/>
          <w:noProof/>
          <w:lang w:val="pt-BR"/>
        </w:rPr>
        <w:t>1.</w:t>
      </w:r>
      <w:r w:rsidR="00F50CBF" w:rsidRPr="00AD7B90">
        <w:rPr>
          <w:rFonts w:ascii="Arial" w:eastAsiaTheme="minorEastAsia" w:hAnsi="Arial" w:cs="Arial"/>
          <w:noProof/>
          <w:snapToGrid/>
          <w:lang w:val="pt-BR" w:eastAsia="pt-BR"/>
        </w:rPr>
        <w:tab/>
      </w:r>
      <w:r w:rsidR="00F50CBF" w:rsidRPr="00AD7B90">
        <w:rPr>
          <w:rFonts w:ascii="Arial" w:hAnsi="Arial" w:cs="Arial"/>
          <w:noProof/>
          <w:lang w:val="pt-BR"/>
        </w:rPr>
        <w:t>Introdução</w:t>
      </w:r>
      <w:r w:rsidR="00F50CBF" w:rsidRPr="00AD7B90">
        <w:rPr>
          <w:rFonts w:ascii="Arial" w:hAnsi="Arial" w:cs="Arial"/>
          <w:noProof/>
          <w:lang w:val="pt-BR"/>
        </w:rPr>
        <w:tab/>
      </w:r>
      <w:r w:rsidR="00F50CBF" w:rsidRPr="00AD7B90">
        <w:rPr>
          <w:rFonts w:ascii="Arial" w:hAnsi="Arial" w:cs="Arial"/>
          <w:color w:val="2B579A"/>
          <w:shd w:val="clear" w:color="auto" w:fill="E6E6E6"/>
        </w:rPr>
        <w:fldChar w:fldCharType="begin"/>
      </w:r>
      <w:r w:rsidR="00F50CBF" w:rsidRPr="00AD7B90">
        <w:rPr>
          <w:rFonts w:ascii="Arial" w:hAnsi="Arial" w:cs="Arial"/>
          <w:noProof/>
          <w:lang w:val="pt-BR"/>
        </w:rPr>
        <w:instrText xml:space="preserve"> PAGEREF _Toc64929736 \h </w:instrText>
      </w:r>
      <w:r w:rsidR="00F50CBF" w:rsidRPr="00AD7B90">
        <w:rPr>
          <w:rFonts w:ascii="Arial" w:hAnsi="Arial" w:cs="Arial"/>
          <w:color w:val="2B579A"/>
          <w:shd w:val="clear" w:color="auto" w:fill="E6E6E6"/>
        </w:rPr>
      </w:r>
      <w:r w:rsidR="00F50CBF" w:rsidRPr="00AD7B90">
        <w:rPr>
          <w:rFonts w:ascii="Arial" w:hAnsi="Arial" w:cs="Arial"/>
          <w:color w:val="2B579A"/>
          <w:shd w:val="clear" w:color="auto" w:fill="E6E6E6"/>
        </w:rPr>
        <w:fldChar w:fldCharType="separate"/>
      </w:r>
      <w:r w:rsidR="00F50CBF" w:rsidRPr="00AD7B90">
        <w:rPr>
          <w:rFonts w:ascii="Arial" w:hAnsi="Arial" w:cs="Arial"/>
          <w:noProof/>
          <w:lang w:val="pt-BR"/>
        </w:rPr>
        <w:t>4</w:t>
      </w:r>
      <w:r w:rsidR="00F50CBF" w:rsidRPr="00AD7B90">
        <w:rPr>
          <w:rFonts w:ascii="Arial" w:hAnsi="Arial" w:cs="Arial"/>
          <w:color w:val="2B579A"/>
          <w:shd w:val="clear" w:color="auto" w:fill="E6E6E6"/>
        </w:rPr>
        <w:fldChar w:fldCharType="end"/>
      </w:r>
    </w:p>
    <w:p w14:paraId="263D59A5" w14:textId="3CA7961F" w:rsidR="00F50CBF" w:rsidRPr="00AD7B90" w:rsidRDefault="00F50CBF" w:rsidP="00AD7B90">
      <w:pPr>
        <w:pStyle w:val="Sumrio2"/>
        <w:tabs>
          <w:tab w:val="left" w:pos="1000"/>
        </w:tabs>
        <w:jc w:val="both"/>
        <w:rPr>
          <w:rFonts w:ascii="Arial" w:eastAsiaTheme="minorEastAsia" w:hAnsi="Arial" w:cs="Arial"/>
          <w:noProof/>
          <w:snapToGrid/>
          <w:lang w:val="pt-BR" w:eastAsia="pt-BR"/>
        </w:rPr>
      </w:pPr>
      <w:r w:rsidRPr="00AD7B90">
        <w:rPr>
          <w:rFonts w:ascii="Arial" w:hAnsi="Arial" w:cs="Arial"/>
          <w:noProof/>
          <w:lang w:val="pt-BR"/>
        </w:rPr>
        <w:t>1.1</w:t>
      </w:r>
      <w:r w:rsidRPr="00AD7B90">
        <w:rPr>
          <w:rFonts w:ascii="Arial" w:eastAsiaTheme="minorEastAsia" w:hAnsi="Arial" w:cs="Arial"/>
          <w:noProof/>
          <w:snapToGrid/>
          <w:lang w:val="pt-BR" w:eastAsia="pt-BR"/>
        </w:rPr>
        <w:tab/>
      </w:r>
      <w:r w:rsidRPr="00AD7B90">
        <w:rPr>
          <w:rFonts w:ascii="Arial" w:hAnsi="Arial" w:cs="Arial"/>
          <w:noProof/>
          <w:lang w:val="pt-BR"/>
        </w:rPr>
        <w:t>Referências</w:t>
      </w:r>
      <w:r w:rsidRPr="00AD7B90">
        <w:rPr>
          <w:rFonts w:ascii="Arial" w:hAnsi="Arial" w:cs="Arial"/>
          <w:noProof/>
          <w:lang w:val="pt-BR"/>
        </w:rPr>
        <w:tab/>
      </w:r>
      <w:r w:rsidRPr="00AD7B90">
        <w:rPr>
          <w:rFonts w:ascii="Arial" w:hAnsi="Arial" w:cs="Arial"/>
          <w:color w:val="2B579A"/>
          <w:shd w:val="clear" w:color="auto" w:fill="E6E6E6"/>
        </w:rPr>
        <w:fldChar w:fldCharType="begin"/>
      </w:r>
      <w:r w:rsidRPr="00AD7B90">
        <w:rPr>
          <w:rFonts w:ascii="Arial" w:hAnsi="Arial" w:cs="Arial"/>
          <w:noProof/>
          <w:lang w:val="pt-BR"/>
        </w:rPr>
        <w:instrText xml:space="preserve"> PAGEREF _Toc64929737 \h </w:instrText>
      </w:r>
      <w:r w:rsidRPr="00AD7B90">
        <w:rPr>
          <w:rFonts w:ascii="Arial" w:hAnsi="Arial" w:cs="Arial"/>
          <w:color w:val="2B579A"/>
          <w:shd w:val="clear" w:color="auto" w:fill="E6E6E6"/>
        </w:rPr>
      </w:r>
      <w:r w:rsidRPr="00AD7B90">
        <w:rPr>
          <w:rFonts w:ascii="Arial" w:hAnsi="Arial" w:cs="Arial"/>
          <w:color w:val="2B579A"/>
          <w:shd w:val="clear" w:color="auto" w:fill="E6E6E6"/>
        </w:rPr>
        <w:fldChar w:fldCharType="separate"/>
      </w:r>
      <w:r w:rsidRPr="00AD7B90">
        <w:rPr>
          <w:rFonts w:ascii="Arial" w:hAnsi="Arial" w:cs="Arial"/>
          <w:noProof/>
          <w:lang w:val="pt-BR"/>
        </w:rPr>
        <w:t>4</w:t>
      </w:r>
      <w:r w:rsidRPr="00AD7B90">
        <w:rPr>
          <w:rFonts w:ascii="Arial" w:hAnsi="Arial" w:cs="Arial"/>
          <w:color w:val="2B579A"/>
          <w:shd w:val="clear" w:color="auto" w:fill="E6E6E6"/>
        </w:rPr>
        <w:fldChar w:fldCharType="end"/>
      </w:r>
    </w:p>
    <w:p w14:paraId="1AA4CFFB" w14:textId="49E6ADDF" w:rsidR="00F50CBF" w:rsidRPr="00AD7B90" w:rsidRDefault="00F50CBF" w:rsidP="00AD7B90">
      <w:pPr>
        <w:pStyle w:val="Sumrio1"/>
        <w:jc w:val="both"/>
        <w:rPr>
          <w:rFonts w:ascii="Arial" w:eastAsiaTheme="minorEastAsia" w:hAnsi="Arial" w:cs="Arial"/>
          <w:noProof/>
          <w:snapToGrid/>
          <w:lang w:val="pt-BR" w:eastAsia="pt-BR"/>
        </w:rPr>
      </w:pPr>
      <w:r w:rsidRPr="00AD7B90">
        <w:rPr>
          <w:rFonts w:ascii="Arial" w:hAnsi="Arial" w:cs="Arial"/>
          <w:noProof/>
          <w:lang w:val="pt-BR"/>
        </w:rPr>
        <w:t>2.</w:t>
      </w:r>
      <w:r w:rsidRPr="00AD7B90">
        <w:rPr>
          <w:rFonts w:ascii="Arial" w:eastAsiaTheme="minorEastAsia" w:hAnsi="Arial" w:cs="Arial"/>
          <w:noProof/>
          <w:snapToGrid/>
          <w:lang w:val="pt-BR" w:eastAsia="pt-BR"/>
        </w:rPr>
        <w:tab/>
      </w:r>
      <w:r w:rsidRPr="00AD7B90">
        <w:rPr>
          <w:rFonts w:ascii="Arial" w:hAnsi="Arial" w:cs="Arial"/>
          <w:noProof/>
          <w:lang w:val="pt-BR"/>
        </w:rPr>
        <w:t>Posicionamento</w:t>
      </w:r>
      <w:r w:rsidRPr="00AD7B90">
        <w:rPr>
          <w:rFonts w:ascii="Arial" w:hAnsi="Arial" w:cs="Arial"/>
          <w:noProof/>
          <w:lang w:val="pt-BR"/>
        </w:rPr>
        <w:tab/>
      </w:r>
      <w:r w:rsidRPr="00AD7B90">
        <w:rPr>
          <w:rFonts w:ascii="Arial" w:hAnsi="Arial" w:cs="Arial"/>
          <w:color w:val="2B579A"/>
          <w:shd w:val="clear" w:color="auto" w:fill="E6E6E6"/>
        </w:rPr>
        <w:fldChar w:fldCharType="begin"/>
      </w:r>
      <w:r w:rsidRPr="00AD7B90">
        <w:rPr>
          <w:rFonts w:ascii="Arial" w:hAnsi="Arial" w:cs="Arial"/>
          <w:noProof/>
          <w:lang w:val="pt-BR"/>
        </w:rPr>
        <w:instrText xml:space="preserve"> PAGEREF _Toc64929738 \h </w:instrText>
      </w:r>
      <w:r w:rsidRPr="00AD7B90">
        <w:rPr>
          <w:rFonts w:ascii="Arial" w:hAnsi="Arial" w:cs="Arial"/>
          <w:color w:val="2B579A"/>
          <w:shd w:val="clear" w:color="auto" w:fill="E6E6E6"/>
        </w:rPr>
      </w:r>
      <w:r w:rsidRPr="00AD7B90">
        <w:rPr>
          <w:rFonts w:ascii="Arial" w:hAnsi="Arial" w:cs="Arial"/>
          <w:color w:val="2B579A"/>
          <w:shd w:val="clear" w:color="auto" w:fill="E6E6E6"/>
        </w:rPr>
        <w:fldChar w:fldCharType="separate"/>
      </w:r>
      <w:r w:rsidRPr="00AD7B90">
        <w:rPr>
          <w:rFonts w:ascii="Arial" w:hAnsi="Arial" w:cs="Arial"/>
          <w:noProof/>
          <w:lang w:val="pt-BR"/>
        </w:rPr>
        <w:t>4</w:t>
      </w:r>
      <w:r w:rsidRPr="00AD7B90">
        <w:rPr>
          <w:rFonts w:ascii="Arial" w:hAnsi="Arial" w:cs="Arial"/>
          <w:color w:val="2B579A"/>
          <w:shd w:val="clear" w:color="auto" w:fill="E6E6E6"/>
        </w:rPr>
        <w:fldChar w:fldCharType="end"/>
      </w:r>
    </w:p>
    <w:p w14:paraId="3FCB9D23" w14:textId="1A5635F8" w:rsidR="00F50CBF" w:rsidRPr="00AD7B90" w:rsidRDefault="00F50CBF" w:rsidP="00AD7B90">
      <w:pPr>
        <w:pStyle w:val="Sumrio2"/>
        <w:tabs>
          <w:tab w:val="left" w:pos="1000"/>
        </w:tabs>
        <w:jc w:val="both"/>
        <w:rPr>
          <w:rFonts w:ascii="Arial" w:eastAsiaTheme="minorEastAsia" w:hAnsi="Arial" w:cs="Arial"/>
          <w:noProof/>
          <w:snapToGrid/>
          <w:lang w:val="pt-BR" w:eastAsia="pt-BR"/>
        </w:rPr>
      </w:pPr>
      <w:r w:rsidRPr="00AD7B90">
        <w:rPr>
          <w:rFonts w:ascii="Arial" w:hAnsi="Arial" w:cs="Arial"/>
          <w:noProof/>
          <w:lang w:val="pt-BR"/>
        </w:rPr>
        <w:t>2.1</w:t>
      </w:r>
      <w:r w:rsidRPr="00AD7B90">
        <w:rPr>
          <w:rFonts w:ascii="Arial" w:eastAsiaTheme="minorEastAsia" w:hAnsi="Arial" w:cs="Arial"/>
          <w:noProof/>
          <w:snapToGrid/>
          <w:lang w:val="pt-BR" w:eastAsia="pt-BR"/>
        </w:rPr>
        <w:tab/>
      </w:r>
      <w:r w:rsidRPr="00AD7B90">
        <w:rPr>
          <w:rFonts w:ascii="Arial" w:hAnsi="Arial" w:cs="Arial"/>
          <w:noProof/>
          <w:lang w:val="pt-BR"/>
        </w:rPr>
        <w:t>Descrição do Problema</w:t>
      </w:r>
      <w:r w:rsidRPr="00AD7B90">
        <w:rPr>
          <w:rFonts w:ascii="Arial" w:hAnsi="Arial" w:cs="Arial"/>
          <w:noProof/>
          <w:lang w:val="pt-BR"/>
        </w:rPr>
        <w:tab/>
      </w:r>
      <w:r w:rsidRPr="00AD7B90">
        <w:rPr>
          <w:rFonts w:ascii="Arial" w:hAnsi="Arial" w:cs="Arial"/>
          <w:color w:val="2B579A"/>
          <w:shd w:val="clear" w:color="auto" w:fill="E6E6E6"/>
        </w:rPr>
        <w:fldChar w:fldCharType="begin"/>
      </w:r>
      <w:r w:rsidRPr="00AD7B90">
        <w:rPr>
          <w:rFonts w:ascii="Arial" w:hAnsi="Arial" w:cs="Arial"/>
          <w:noProof/>
          <w:lang w:val="pt-BR"/>
        </w:rPr>
        <w:instrText xml:space="preserve"> PAGEREF _Toc64929739 \h </w:instrText>
      </w:r>
      <w:r w:rsidRPr="00AD7B90">
        <w:rPr>
          <w:rFonts w:ascii="Arial" w:hAnsi="Arial" w:cs="Arial"/>
          <w:color w:val="2B579A"/>
          <w:shd w:val="clear" w:color="auto" w:fill="E6E6E6"/>
        </w:rPr>
      </w:r>
      <w:r w:rsidRPr="00AD7B90">
        <w:rPr>
          <w:rFonts w:ascii="Arial" w:hAnsi="Arial" w:cs="Arial"/>
          <w:color w:val="2B579A"/>
          <w:shd w:val="clear" w:color="auto" w:fill="E6E6E6"/>
        </w:rPr>
        <w:fldChar w:fldCharType="separate"/>
      </w:r>
      <w:r w:rsidRPr="00AD7B90">
        <w:rPr>
          <w:rFonts w:ascii="Arial" w:hAnsi="Arial" w:cs="Arial"/>
          <w:noProof/>
          <w:lang w:val="pt-BR"/>
        </w:rPr>
        <w:t>4</w:t>
      </w:r>
      <w:r w:rsidRPr="00AD7B90">
        <w:rPr>
          <w:rFonts w:ascii="Arial" w:hAnsi="Arial" w:cs="Arial"/>
          <w:color w:val="2B579A"/>
          <w:shd w:val="clear" w:color="auto" w:fill="E6E6E6"/>
        </w:rPr>
        <w:fldChar w:fldCharType="end"/>
      </w:r>
    </w:p>
    <w:p w14:paraId="0158101A" w14:textId="594DD53C" w:rsidR="00F50CBF" w:rsidRPr="00AD7B90" w:rsidRDefault="00F50CBF" w:rsidP="00AD7B90">
      <w:pPr>
        <w:pStyle w:val="Sumrio2"/>
        <w:tabs>
          <w:tab w:val="left" w:pos="1000"/>
        </w:tabs>
        <w:jc w:val="both"/>
        <w:rPr>
          <w:rFonts w:ascii="Arial" w:eastAsiaTheme="minorEastAsia" w:hAnsi="Arial" w:cs="Arial"/>
          <w:noProof/>
          <w:snapToGrid/>
          <w:lang w:val="pt-BR" w:eastAsia="pt-BR"/>
        </w:rPr>
      </w:pPr>
      <w:r w:rsidRPr="00AD7B90">
        <w:rPr>
          <w:rFonts w:ascii="Arial" w:hAnsi="Arial" w:cs="Arial"/>
          <w:noProof/>
          <w:lang w:val="pt-BR"/>
        </w:rPr>
        <w:t>2.2</w:t>
      </w:r>
      <w:r w:rsidRPr="00AD7B90">
        <w:rPr>
          <w:rFonts w:ascii="Arial" w:eastAsiaTheme="minorEastAsia" w:hAnsi="Arial" w:cs="Arial"/>
          <w:noProof/>
          <w:snapToGrid/>
          <w:lang w:val="pt-BR" w:eastAsia="pt-BR"/>
        </w:rPr>
        <w:tab/>
      </w:r>
      <w:r w:rsidRPr="00AD7B90">
        <w:rPr>
          <w:rFonts w:ascii="Arial" w:hAnsi="Arial" w:cs="Arial"/>
          <w:noProof/>
          <w:lang w:val="pt-BR"/>
        </w:rPr>
        <w:t>Sentença de Posição do Produto</w:t>
      </w:r>
      <w:r w:rsidRPr="00AD7B90">
        <w:rPr>
          <w:rFonts w:ascii="Arial" w:hAnsi="Arial" w:cs="Arial"/>
          <w:noProof/>
          <w:lang w:val="pt-BR"/>
        </w:rPr>
        <w:tab/>
      </w:r>
      <w:r w:rsidRPr="00AD7B90">
        <w:rPr>
          <w:rFonts w:ascii="Arial" w:hAnsi="Arial" w:cs="Arial"/>
          <w:color w:val="2B579A"/>
          <w:shd w:val="clear" w:color="auto" w:fill="E6E6E6"/>
        </w:rPr>
        <w:fldChar w:fldCharType="begin"/>
      </w:r>
      <w:r w:rsidRPr="00AD7B90">
        <w:rPr>
          <w:rFonts w:ascii="Arial" w:hAnsi="Arial" w:cs="Arial"/>
          <w:noProof/>
          <w:lang w:val="pt-BR"/>
        </w:rPr>
        <w:instrText xml:space="preserve"> PAGEREF _Toc64929740 \h </w:instrText>
      </w:r>
      <w:r w:rsidRPr="00AD7B90">
        <w:rPr>
          <w:rFonts w:ascii="Arial" w:hAnsi="Arial" w:cs="Arial"/>
          <w:color w:val="2B579A"/>
          <w:shd w:val="clear" w:color="auto" w:fill="E6E6E6"/>
        </w:rPr>
      </w:r>
      <w:r w:rsidRPr="00AD7B90">
        <w:rPr>
          <w:rFonts w:ascii="Arial" w:hAnsi="Arial" w:cs="Arial"/>
          <w:color w:val="2B579A"/>
          <w:shd w:val="clear" w:color="auto" w:fill="E6E6E6"/>
        </w:rPr>
        <w:fldChar w:fldCharType="separate"/>
      </w:r>
      <w:r w:rsidRPr="00AD7B90">
        <w:rPr>
          <w:rFonts w:ascii="Arial" w:hAnsi="Arial" w:cs="Arial"/>
          <w:noProof/>
          <w:lang w:val="pt-BR"/>
        </w:rPr>
        <w:t>4</w:t>
      </w:r>
      <w:r w:rsidRPr="00AD7B90">
        <w:rPr>
          <w:rFonts w:ascii="Arial" w:hAnsi="Arial" w:cs="Arial"/>
          <w:color w:val="2B579A"/>
          <w:shd w:val="clear" w:color="auto" w:fill="E6E6E6"/>
        </w:rPr>
        <w:fldChar w:fldCharType="end"/>
      </w:r>
    </w:p>
    <w:p w14:paraId="2A6E5464" w14:textId="3C8A8246" w:rsidR="00F50CBF" w:rsidRPr="00AD7B90" w:rsidRDefault="00F50CBF" w:rsidP="00AD7B90">
      <w:pPr>
        <w:pStyle w:val="Sumrio1"/>
        <w:jc w:val="both"/>
        <w:rPr>
          <w:rFonts w:ascii="Arial" w:eastAsiaTheme="minorEastAsia" w:hAnsi="Arial" w:cs="Arial"/>
          <w:noProof/>
          <w:snapToGrid/>
          <w:lang w:val="pt-BR" w:eastAsia="pt-BR"/>
        </w:rPr>
      </w:pPr>
      <w:r w:rsidRPr="00AD7B90">
        <w:rPr>
          <w:rFonts w:ascii="Arial" w:hAnsi="Arial" w:cs="Arial"/>
          <w:noProof/>
          <w:lang w:val="pt-BR"/>
        </w:rPr>
        <w:t>3.</w:t>
      </w:r>
      <w:r w:rsidRPr="00AD7B90">
        <w:rPr>
          <w:rFonts w:ascii="Arial" w:eastAsiaTheme="minorEastAsia" w:hAnsi="Arial" w:cs="Arial"/>
          <w:noProof/>
          <w:snapToGrid/>
          <w:lang w:val="pt-BR" w:eastAsia="pt-BR"/>
        </w:rPr>
        <w:tab/>
      </w:r>
      <w:r w:rsidRPr="00AD7B90">
        <w:rPr>
          <w:rFonts w:ascii="Arial" w:hAnsi="Arial" w:cs="Arial"/>
          <w:noProof/>
          <w:lang w:val="pt-BR"/>
        </w:rPr>
        <w:t>Descrições dos Envolvidos e Usuários</w:t>
      </w:r>
      <w:r w:rsidRPr="00AD7B90">
        <w:rPr>
          <w:rFonts w:ascii="Arial" w:hAnsi="Arial" w:cs="Arial"/>
          <w:noProof/>
          <w:lang w:val="pt-BR"/>
        </w:rPr>
        <w:tab/>
      </w:r>
      <w:r w:rsidRPr="00AD7B90">
        <w:rPr>
          <w:rFonts w:ascii="Arial" w:hAnsi="Arial" w:cs="Arial"/>
          <w:color w:val="2B579A"/>
          <w:shd w:val="clear" w:color="auto" w:fill="E6E6E6"/>
        </w:rPr>
        <w:fldChar w:fldCharType="begin"/>
      </w:r>
      <w:r w:rsidRPr="00AD7B90">
        <w:rPr>
          <w:rFonts w:ascii="Arial" w:hAnsi="Arial" w:cs="Arial"/>
          <w:noProof/>
          <w:lang w:val="pt-BR"/>
        </w:rPr>
        <w:instrText xml:space="preserve"> PAGEREF _Toc64929741 \h </w:instrText>
      </w:r>
      <w:r w:rsidRPr="00AD7B90">
        <w:rPr>
          <w:rFonts w:ascii="Arial" w:hAnsi="Arial" w:cs="Arial"/>
          <w:color w:val="2B579A"/>
          <w:shd w:val="clear" w:color="auto" w:fill="E6E6E6"/>
        </w:rPr>
      </w:r>
      <w:r w:rsidRPr="00AD7B90">
        <w:rPr>
          <w:rFonts w:ascii="Arial" w:hAnsi="Arial" w:cs="Arial"/>
          <w:color w:val="2B579A"/>
          <w:shd w:val="clear" w:color="auto" w:fill="E6E6E6"/>
        </w:rPr>
        <w:fldChar w:fldCharType="separate"/>
      </w:r>
      <w:r w:rsidRPr="00AD7B90">
        <w:rPr>
          <w:rFonts w:ascii="Arial" w:hAnsi="Arial" w:cs="Arial"/>
          <w:noProof/>
          <w:lang w:val="pt-BR"/>
        </w:rPr>
        <w:t>4</w:t>
      </w:r>
      <w:r w:rsidRPr="00AD7B90">
        <w:rPr>
          <w:rFonts w:ascii="Arial" w:hAnsi="Arial" w:cs="Arial"/>
          <w:color w:val="2B579A"/>
          <w:shd w:val="clear" w:color="auto" w:fill="E6E6E6"/>
        </w:rPr>
        <w:fldChar w:fldCharType="end"/>
      </w:r>
    </w:p>
    <w:p w14:paraId="65A85AD7" w14:textId="46A1F81C" w:rsidR="00F50CBF" w:rsidRPr="00AD7B90" w:rsidRDefault="00F50CBF" w:rsidP="00AD7B90">
      <w:pPr>
        <w:pStyle w:val="Sumrio2"/>
        <w:tabs>
          <w:tab w:val="left" w:pos="1000"/>
        </w:tabs>
        <w:jc w:val="both"/>
        <w:rPr>
          <w:rFonts w:ascii="Arial" w:eastAsiaTheme="minorEastAsia" w:hAnsi="Arial" w:cs="Arial"/>
          <w:noProof/>
          <w:snapToGrid/>
          <w:lang w:val="pt-BR" w:eastAsia="pt-BR"/>
        </w:rPr>
      </w:pPr>
      <w:r w:rsidRPr="00AD7B90">
        <w:rPr>
          <w:rFonts w:ascii="Arial" w:hAnsi="Arial" w:cs="Arial"/>
          <w:noProof/>
          <w:lang w:val="pt-BR"/>
        </w:rPr>
        <w:t>3.1</w:t>
      </w:r>
      <w:r w:rsidRPr="00AD7B90">
        <w:rPr>
          <w:rFonts w:ascii="Arial" w:eastAsiaTheme="minorEastAsia" w:hAnsi="Arial" w:cs="Arial"/>
          <w:noProof/>
          <w:snapToGrid/>
          <w:lang w:val="pt-BR" w:eastAsia="pt-BR"/>
        </w:rPr>
        <w:tab/>
      </w:r>
      <w:r w:rsidRPr="00AD7B90">
        <w:rPr>
          <w:rFonts w:ascii="Arial" w:hAnsi="Arial" w:cs="Arial"/>
          <w:noProof/>
          <w:lang w:val="pt-BR"/>
        </w:rPr>
        <w:t>Resumo dos Envolvidos</w:t>
      </w:r>
      <w:r w:rsidRPr="00AD7B90">
        <w:rPr>
          <w:rFonts w:ascii="Arial" w:hAnsi="Arial" w:cs="Arial"/>
          <w:noProof/>
          <w:lang w:val="pt-BR"/>
        </w:rPr>
        <w:tab/>
      </w:r>
      <w:r w:rsidRPr="00AD7B90">
        <w:rPr>
          <w:rFonts w:ascii="Arial" w:hAnsi="Arial" w:cs="Arial"/>
          <w:color w:val="2B579A"/>
          <w:shd w:val="clear" w:color="auto" w:fill="E6E6E6"/>
        </w:rPr>
        <w:fldChar w:fldCharType="begin"/>
      </w:r>
      <w:r w:rsidRPr="00AD7B90">
        <w:rPr>
          <w:rFonts w:ascii="Arial" w:hAnsi="Arial" w:cs="Arial"/>
          <w:noProof/>
          <w:lang w:val="pt-BR"/>
        </w:rPr>
        <w:instrText xml:space="preserve"> PAGEREF _Toc64929742 \h </w:instrText>
      </w:r>
      <w:r w:rsidRPr="00AD7B90">
        <w:rPr>
          <w:rFonts w:ascii="Arial" w:hAnsi="Arial" w:cs="Arial"/>
          <w:color w:val="2B579A"/>
          <w:shd w:val="clear" w:color="auto" w:fill="E6E6E6"/>
        </w:rPr>
      </w:r>
      <w:r w:rsidRPr="00AD7B90">
        <w:rPr>
          <w:rFonts w:ascii="Arial" w:hAnsi="Arial" w:cs="Arial"/>
          <w:color w:val="2B579A"/>
          <w:shd w:val="clear" w:color="auto" w:fill="E6E6E6"/>
        </w:rPr>
        <w:fldChar w:fldCharType="separate"/>
      </w:r>
      <w:r w:rsidRPr="00AD7B90">
        <w:rPr>
          <w:rFonts w:ascii="Arial" w:hAnsi="Arial" w:cs="Arial"/>
          <w:noProof/>
          <w:lang w:val="pt-BR"/>
        </w:rPr>
        <w:t>5</w:t>
      </w:r>
      <w:r w:rsidRPr="00AD7B90">
        <w:rPr>
          <w:rFonts w:ascii="Arial" w:hAnsi="Arial" w:cs="Arial"/>
          <w:color w:val="2B579A"/>
          <w:shd w:val="clear" w:color="auto" w:fill="E6E6E6"/>
        </w:rPr>
        <w:fldChar w:fldCharType="end"/>
      </w:r>
    </w:p>
    <w:p w14:paraId="06B1DFA2" w14:textId="7DEBCC80" w:rsidR="00F50CBF" w:rsidRPr="00AD7B90" w:rsidRDefault="00F50CBF" w:rsidP="00AD7B90">
      <w:pPr>
        <w:pStyle w:val="Sumrio2"/>
        <w:tabs>
          <w:tab w:val="left" w:pos="1000"/>
        </w:tabs>
        <w:jc w:val="both"/>
        <w:rPr>
          <w:rFonts w:ascii="Arial" w:eastAsiaTheme="minorEastAsia" w:hAnsi="Arial" w:cs="Arial"/>
          <w:noProof/>
          <w:snapToGrid/>
          <w:lang w:val="pt-BR" w:eastAsia="pt-BR"/>
        </w:rPr>
      </w:pPr>
      <w:r w:rsidRPr="00AD7B90">
        <w:rPr>
          <w:rFonts w:ascii="Arial" w:hAnsi="Arial" w:cs="Arial"/>
          <w:noProof/>
          <w:lang w:val="pt-BR"/>
        </w:rPr>
        <w:t>3.2</w:t>
      </w:r>
      <w:r w:rsidRPr="00AD7B90">
        <w:rPr>
          <w:rFonts w:ascii="Arial" w:eastAsiaTheme="minorEastAsia" w:hAnsi="Arial" w:cs="Arial"/>
          <w:noProof/>
          <w:snapToGrid/>
          <w:lang w:val="pt-BR" w:eastAsia="pt-BR"/>
        </w:rPr>
        <w:tab/>
      </w:r>
      <w:r w:rsidRPr="00AD7B90">
        <w:rPr>
          <w:rFonts w:ascii="Arial" w:hAnsi="Arial" w:cs="Arial"/>
          <w:noProof/>
          <w:lang w:val="pt-BR"/>
        </w:rPr>
        <w:t>Resumo dos Usuários</w:t>
      </w:r>
      <w:r w:rsidRPr="00AD7B90">
        <w:rPr>
          <w:rFonts w:ascii="Arial" w:hAnsi="Arial" w:cs="Arial"/>
          <w:noProof/>
          <w:lang w:val="pt-BR"/>
        </w:rPr>
        <w:tab/>
      </w:r>
      <w:r w:rsidRPr="00AD7B90">
        <w:rPr>
          <w:rFonts w:ascii="Arial" w:hAnsi="Arial" w:cs="Arial"/>
          <w:color w:val="2B579A"/>
          <w:shd w:val="clear" w:color="auto" w:fill="E6E6E6"/>
        </w:rPr>
        <w:fldChar w:fldCharType="begin"/>
      </w:r>
      <w:r w:rsidRPr="00AD7B90">
        <w:rPr>
          <w:rFonts w:ascii="Arial" w:hAnsi="Arial" w:cs="Arial"/>
          <w:noProof/>
          <w:lang w:val="pt-BR"/>
        </w:rPr>
        <w:instrText xml:space="preserve"> PAGEREF _Toc64929743 \h </w:instrText>
      </w:r>
      <w:r w:rsidRPr="00AD7B90">
        <w:rPr>
          <w:rFonts w:ascii="Arial" w:hAnsi="Arial" w:cs="Arial"/>
          <w:color w:val="2B579A"/>
          <w:shd w:val="clear" w:color="auto" w:fill="E6E6E6"/>
        </w:rPr>
      </w:r>
      <w:r w:rsidRPr="00AD7B90">
        <w:rPr>
          <w:rFonts w:ascii="Arial" w:hAnsi="Arial" w:cs="Arial"/>
          <w:color w:val="2B579A"/>
          <w:shd w:val="clear" w:color="auto" w:fill="E6E6E6"/>
        </w:rPr>
        <w:fldChar w:fldCharType="separate"/>
      </w:r>
      <w:r w:rsidRPr="00AD7B90">
        <w:rPr>
          <w:rFonts w:ascii="Arial" w:hAnsi="Arial" w:cs="Arial"/>
          <w:noProof/>
          <w:lang w:val="pt-BR"/>
        </w:rPr>
        <w:t>5</w:t>
      </w:r>
      <w:r w:rsidRPr="00AD7B90">
        <w:rPr>
          <w:rFonts w:ascii="Arial" w:hAnsi="Arial" w:cs="Arial"/>
          <w:color w:val="2B579A"/>
          <w:shd w:val="clear" w:color="auto" w:fill="E6E6E6"/>
        </w:rPr>
        <w:fldChar w:fldCharType="end"/>
      </w:r>
    </w:p>
    <w:p w14:paraId="70DD0CD6" w14:textId="1403165A" w:rsidR="00F50CBF" w:rsidRPr="00AD7B90" w:rsidRDefault="00F50CBF" w:rsidP="00AD7B90">
      <w:pPr>
        <w:pStyle w:val="Sumrio1"/>
        <w:jc w:val="both"/>
        <w:rPr>
          <w:rFonts w:ascii="Arial" w:eastAsiaTheme="minorEastAsia" w:hAnsi="Arial" w:cs="Arial"/>
          <w:noProof/>
          <w:snapToGrid/>
          <w:lang w:val="pt-BR" w:eastAsia="pt-BR"/>
        </w:rPr>
      </w:pPr>
      <w:r w:rsidRPr="00AD7B90">
        <w:rPr>
          <w:rFonts w:ascii="Arial" w:hAnsi="Arial" w:cs="Arial"/>
          <w:noProof/>
          <w:lang w:val="pt-BR"/>
        </w:rPr>
        <w:t>4.</w:t>
      </w:r>
      <w:r w:rsidRPr="00AD7B90">
        <w:rPr>
          <w:rFonts w:ascii="Arial" w:eastAsiaTheme="minorEastAsia" w:hAnsi="Arial" w:cs="Arial"/>
          <w:noProof/>
          <w:snapToGrid/>
          <w:lang w:val="pt-BR" w:eastAsia="pt-BR"/>
        </w:rPr>
        <w:tab/>
      </w:r>
      <w:r w:rsidRPr="00AD7B90">
        <w:rPr>
          <w:rFonts w:ascii="Arial" w:hAnsi="Arial" w:cs="Arial"/>
          <w:noProof/>
          <w:lang w:val="pt-BR"/>
        </w:rPr>
        <w:t>Visão Geral do Produto</w:t>
      </w:r>
      <w:r w:rsidRPr="00AD7B90">
        <w:rPr>
          <w:rFonts w:ascii="Arial" w:hAnsi="Arial" w:cs="Arial"/>
          <w:noProof/>
          <w:lang w:val="pt-BR"/>
        </w:rPr>
        <w:tab/>
      </w:r>
      <w:r w:rsidRPr="00AD7B90">
        <w:rPr>
          <w:rFonts w:ascii="Arial" w:hAnsi="Arial" w:cs="Arial"/>
          <w:color w:val="2B579A"/>
          <w:shd w:val="clear" w:color="auto" w:fill="E6E6E6"/>
        </w:rPr>
        <w:fldChar w:fldCharType="begin"/>
      </w:r>
      <w:r w:rsidRPr="00AD7B90">
        <w:rPr>
          <w:rFonts w:ascii="Arial" w:hAnsi="Arial" w:cs="Arial"/>
          <w:noProof/>
          <w:lang w:val="pt-BR"/>
        </w:rPr>
        <w:instrText xml:space="preserve"> PAGEREF _Toc64929744 \h </w:instrText>
      </w:r>
      <w:r w:rsidRPr="00AD7B90">
        <w:rPr>
          <w:rFonts w:ascii="Arial" w:hAnsi="Arial" w:cs="Arial"/>
          <w:color w:val="2B579A"/>
          <w:shd w:val="clear" w:color="auto" w:fill="E6E6E6"/>
        </w:rPr>
      </w:r>
      <w:r w:rsidRPr="00AD7B90">
        <w:rPr>
          <w:rFonts w:ascii="Arial" w:hAnsi="Arial" w:cs="Arial"/>
          <w:color w:val="2B579A"/>
          <w:shd w:val="clear" w:color="auto" w:fill="E6E6E6"/>
        </w:rPr>
        <w:fldChar w:fldCharType="separate"/>
      </w:r>
      <w:r w:rsidRPr="00AD7B90">
        <w:rPr>
          <w:rFonts w:ascii="Arial" w:hAnsi="Arial" w:cs="Arial"/>
          <w:noProof/>
          <w:lang w:val="pt-BR"/>
        </w:rPr>
        <w:t>5</w:t>
      </w:r>
      <w:r w:rsidRPr="00AD7B90">
        <w:rPr>
          <w:rFonts w:ascii="Arial" w:hAnsi="Arial" w:cs="Arial"/>
          <w:color w:val="2B579A"/>
          <w:shd w:val="clear" w:color="auto" w:fill="E6E6E6"/>
        </w:rPr>
        <w:fldChar w:fldCharType="end"/>
      </w:r>
    </w:p>
    <w:p w14:paraId="6B42566A" w14:textId="5DA693CF" w:rsidR="00F50CBF" w:rsidRPr="00AD7B90" w:rsidRDefault="00F50CBF" w:rsidP="00AD7B90">
      <w:pPr>
        <w:pStyle w:val="Sumrio1"/>
        <w:jc w:val="both"/>
        <w:rPr>
          <w:rFonts w:ascii="Arial" w:eastAsiaTheme="minorEastAsia" w:hAnsi="Arial" w:cs="Arial"/>
          <w:noProof/>
          <w:snapToGrid/>
          <w:lang w:val="pt-BR" w:eastAsia="pt-BR"/>
        </w:rPr>
      </w:pPr>
      <w:r w:rsidRPr="00AD7B90">
        <w:rPr>
          <w:rFonts w:ascii="Arial" w:hAnsi="Arial" w:cs="Arial"/>
          <w:noProof/>
          <w:lang w:val="pt-BR"/>
        </w:rPr>
        <w:t>5.</w:t>
      </w:r>
      <w:r w:rsidRPr="00AD7B90">
        <w:rPr>
          <w:rFonts w:ascii="Arial" w:eastAsiaTheme="minorEastAsia" w:hAnsi="Arial" w:cs="Arial"/>
          <w:noProof/>
          <w:snapToGrid/>
          <w:lang w:val="pt-BR" w:eastAsia="pt-BR"/>
        </w:rPr>
        <w:tab/>
      </w:r>
      <w:r w:rsidRPr="00AD7B90">
        <w:rPr>
          <w:rFonts w:ascii="Arial" w:hAnsi="Arial" w:cs="Arial"/>
          <w:noProof/>
          <w:lang w:val="pt-BR"/>
        </w:rPr>
        <w:t>Posicionamento da Estrutura Organizacional</w:t>
      </w:r>
      <w:r w:rsidRPr="00AD7B90">
        <w:rPr>
          <w:rFonts w:ascii="Arial" w:hAnsi="Arial" w:cs="Arial"/>
          <w:noProof/>
          <w:lang w:val="pt-BR"/>
        </w:rPr>
        <w:tab/>
      </w:r>
      <w:r w:rsidRPr="00AD7B90">
        <w:rPr>
          <w:rFonts w:ascii="Arial" w:hAnsi="Arial" w:cs="Arial"/>
          <w:color w:val="2B579A"/>
          <w:shd w:val="clear" w:color="auto" w:fill="E6E6E6"/>
        </w:rPr>
        <w:fldChar w:fldCharType="begin"/>
      </w:r>
      <w:r w:rsidRPr="00AD7B90">
        <w:rPr>
          <w:rFonts w:ascii="Arial" w:hAnsi="Arial" w:cs="Arial"/>
          <w:noProof/>
          <w:lang w:val="pt-BR"/>
        </w:rPr>
        <w:instrText xml:space="preserve"> PAGEREF _Toc64929745 \h </w:instrText>
      </w:r>
      <w:r w:rsidRPr="00AD7B90">
        <w:rPr>
          <w:rFonts w:ascii="Arial" w:hAnsi="Arial" w:cs="Arial"/>
          <w:color w:val="2B579A"/>
          <w:shd w:val="clear" w:color="auto" w:fill="E6E6E6"/>
        </w:rPr>
      </w:r>
      <w:r w:rsidRPr="00AD7B90">
        <w:rPr>
          <w:rFonts w:ascii="Arial" w:hAnsi="Arial" w:cs="Arial"/>
          <w:color w:val="2B579A"/>
          <w:shd w:val="clear" w:color="auto" w:fill="E6E6E6"/>
        </w:rPr>
        <w:fldChar w:fldCharType="separate"/>
      </w:r>
      <w:r w:rsidRPr="00AD7B90">
        <w:rPr>
          <w:rFonts w:ascii="Arial" w:hAnsi="Arial" w:cs="Arial"/>
          <w:noProof/>
          <w:lang w:val="pt-BR"/>
        </w:rPr>
        <w:t>5</w:t>
      </w:r>
      <w:r w:rsidRPr="00AD7B90">
        <w:rPr>
          <w:rFonts w:ascii="Arial" w:hAnsi="Arial" w:cs="Arial"/>
          <w:color w:val="2B579A"/>
          <w:shd w:val="clear" w:color="auto" w:fill="E6E6E6"/>
        </w:rPr>
        <w:fldChar w:fldCharType="end"/>
      </w:r>
    </w:p>
    <w:p w14:paraId="6AFA1744" w14:textId="4779EB8E" w:rsidR="00F50CBF" w:rsidRPr="00AD7B90" w:rsidRDefault="00F50CBF" w:rsidP="00AD7B90">
      <w:pPr>
        <w:pStyle w:val="Sumrio1"/>
        <w:jc w:val="both"/>
        <w:rPr>
          <w:rFonts w:ascii="Arial" w:eastAsiaTheme="minorEastAsia" w:hAnsi="Arial" w:cs="Arial"/>
          <w:noProof/>
          <w:snapToGrid/>
          <w:lang w:val="pt-BR" w:eastAsia="pt-BR"/>
        </w:rPr>
      </w:pPr>
      <w:r w:rsidRPr="00AD7B90">
        <w:rPr>
          <w:rFonts w:ascii="Arial" w:hAnsi="Arial" w:cs="Arial"/>
          <w:noProof/>
          <w:lang w:val="pt-BR"/>
        </w:rPr>
        <w:t>6.</w:t>
      </w:r>
      <w:r w:rsidRPr="00AD7B90">
        <w:rPr>
          <w:rFonts w:ascii="Arial" w:eastAsiaTheme="minorEastAsia" w:hAnsi="Arial" w:cs="Arial"/>
          <w:noProof/>
          <w:snapToGrid/>
          <w:lang w:val="pt-BR" w:eastAsia="pt-BR"/>
        </w:rPr>
        <w:tab/>
      </w:r>
      <w:r w:rsidRPr="00AD7B90">
        <w:rPr>
          <w:rFonts w:ascii="Arial" w:hAnsi="Arial" w:cs="Arial"/>
          <w:noProof/>
          <w:lang w:val="pt-BR"/>
        </w:rPr>
        <w:t>Planejamento Estratégico</w:t>
      </w:r>
      <w:r w:rsidRPr="00AD7B90">
        <w:rPr>
          <w:rFonts w:ascii="Arial" w:hAnsi="Arial" w:cs="Arial"/>
          <w:noProof/>
          <w:lang w:val="pt-BR"/>
        </w:rPr>
        <w:tab/>
      </w:r>
      <w:r w:rsidRPr="00AD7B90">
        <w:rPr>
          <w:rFonts w:ascii="Arial" w:hAnsi="Arial" w:cs="Arial"/>
          <w:color w:val="2B579A"/>
          <w:shd w:val="clear" w:color="auto" w:fill="E6E6E6"/>
        </w:rPr>
        <w:fldChar w:fldCharType="begin"/>
      </w:r>
      <w:r w:rsidRPr="00AD7B90">
        <w:rPr>
          <w:rFonts w:ascii="Arial" w:hAnsi="Arial" w:cs="Arial"/>
          <w:noProof/>
          <w:lang w:val="pt-BR"/>
        </w:rPr>
        <w:instrText xml:space="preserve"> PAGEREF _Toc64929746 \h </w:instrText>
      </w:r>
      <w:r w:rsidRPr="00AD7B90">
        <w:rPr>
          <w:rFonts w:ascii="Arial" w:hAnsi="Arial" w:cs="Arial"/>
          <w:color w:val="2B579A"/>
          <w:shd w:val="clear" w:color="auto" w:fill="E6E6E6"/>
        </w:rPr>
      </w:r>
      <w:r w:rsidRPr="00AD7B90">
        <w:rPr>
          <w:rFonts w:ascii="Arial" w:hAnsi="Arial" w:cs="Arial"/>
          <w:color w:val="2B579A"/>
          <w:shd w:val="clear" w:color="auto" w:fill="E6E6E6"/>
        </w:rPr>
        <w:fldChar w:fldCharType="separate"/>
      </w:r>
      <w:r w:rsidRPr="00AD7B90">
        <w:rPr>
          <w:rFonts w:ascii="Arial" w:hAnsi="Arial" w:cs="Arial"/>
          <w:noProof/>
          <w:lang w:val="pt-BR"/>
        </w:rPr>
        <w:t>5</w:t>
      </w:r>
      <w:r w:rsidRPr="00AD7B90">
        <w:rPr>
          <w:rFonts w:ascii="Arial" w:hAnsi="Arial" w:cs="Arial"/>
          <w:color w:val="2B579A"/>
          <w:shd w:val="clear" w:color="auto" w:fill="E6E6E6"/>
        </w:rPr>
        <w:fldChar w:fldCharType="end"/>
      </w:r>
    </w:p>
    <w:p w14:paraId="175B8829" w14:textId="6EDAB88C" w:rsidR="00F50CBF" w:rsidRPr="00AD7B90" w:rsidRDefault="00F50CBF" w:rsidP="00AD7B90">
      <w:pPr>
        <w:pStyle w:val="Sumrio1"/>
        <w:jc w:val="both"/>
        <w:rPr>
          <w:rFonts w:ascii="Arial" w:eastAsiaTheme="minorEastAsia" w:hAnsi="Arial" w:cs="Arial"/>
          <w:noProof/>
          <w:snapToGrid/>
          <w:lang w:val="pt-BR" w:eastAsia="pt-BR"/>
        </w:rPr>
      </w:pPr>
      <w:r w:rsidRPr="00AD7B90">
        <w:rPr>
          <w:rFonts w:ascii="Arial" w:hAnsi="Arial" w:cs="Arial"/>
          <w:noProof/>
          <w:lang w:val="pt-BR"/>
        </w:rPr>
        <w:t>7.</w:t>
      </w:r>
      <w:r w:rsidRPr="00AD7B90">
        <w:rPr>
          <w:rFonts w:ascii="Arial" w:eastAsiaTheme="minorEastAsia" w:hAnsi="Arial" w:cs="Arial"/>
          <w:noProof/>
          <w:snapToGrid/>
          <w:lang w:val="pt-BR" w:eastAsia="pt-BR"/>
        </w:rPr>
        <w:tab/>
      </w:r>
      <w:r w:rsidRPr="00AD7B90">
        <w:rPr>
          <w:rFonts w:ascii="Arial" w:hAnsi="Arial" w:cs="Arial"/>
          <w:noProof/>
          <w:lang w:val="pt-BR"/>
        </w:rPr>
        <w:t>Definição dos Requisitos</w:t>
      </w:r>
      <w:r w:rsidRPr="00AD7B90">
        <w:rPr>
          <w:rFonts w:ascii="Arial" w:hAnsi="Arial" w:cs="Arial"/>
          <w:noProof/>
          <w:lang w:val="pt-BR"/>
        </w:rPr>
        <w:tab/>
      </w:r>
      <w:r w:rsidRPr="00AD7B90">
        <w:rPr>
          <w:rFonts w:ascii="Arial" w:hAnsi="Arial" w:cs="Arial"/>
          <w:color w:val="2B579A"/>
          <w:shd w:val="clear" w:color="auto" w:fill="E6E6E6"/>
        </w:rPr>
        <w:fldChar w:fldCharType="begin"/>
      </w:r>
      <w:r w:rsidRPr="00AD7B90">
        <w:rPr>
          <w:rFonts w:ascii="Arial" w:hAnsi="Arial" w:cs="Arial"/>
          <w:noProof/>
          <w:lang w:val="pt-BR"/>
        </w:rPr>
        <w:instrText xml:space="preserve"> PAGEREF _Toc64929747 \h </w:instrText>
      </w:r>
      <w:r w:rsidRPr="00AD7B90">
        <w:rPr>
          <w:rFonts w:ascii="Arial" w:hAnsi="Arial" w:cs="Arial"/>
          <w:color w:val="2B579A"/>
          <w:shd w:val="clear" w:color="auto" w:fill="E6E6E6"/>
        </w:rPr>
      </w:r>
      <w:r w:rsidRPr="00AD7B90">
        <w:rPr>
          <w:rFonts w:ascii="Arial" w:hAnsi="Arial" w:cs="Arial"/>
          <w:color w:val="2B579A"/>
          <w:shd w:val="clear" w:color="auto" w:fill="E6E6E6"/>
        </w:rPr>
        <w:fldChar w:fldCharType="separate"/>
      </w:r>
      <w:r w:rsidRPr="00AD7B90">
        <w:rPr>
          <w:rFonts w:ascii="Arial" w:hAnsi="Arial" w:cs="Arial"/>
          <w:noProof/>
          <w:lang w:val="pt-BR"/>
        </w:rPr>
        <w:t>5</w:t>
      </w:r>
      <w:r w:rsidRPr="00AD7B90">
        <w:rPr>
          <w:rFonts w:ascii="Arial" w:hAnsi="Arial" w:cs="Arial"/>
          <w:color w:val="2B579A"/>
          <w:shd w:val="clear" w:color="auto" w:fill="E6E6E6"/>
        </w:rPr>
        <w:fldChar w:fldCharType="end"/>
      </w:r>
    </w:p>
    <w:p w14:paraId="2D835B7F" w14:textId="2CB9929D" w:rsidR="00F50CBF" w:rsidRPr="00AD7B90" w:rsidRDefault="00F50CBF" w:rsidP="00AD7B90">
      <w:pPr>
        <w:pStyle w:val="Sumrio1"/>
        <w:jc w:val="both"/>
        <w:rPr>
          <w:rFonts w:ascii="Arial" w:eastAsiaTheme="minorEastAsia" w:hAnsi="Arial" w:cs="Arial"/>
          <w:noProof/>
          <w:snapToGrid/>
          <w:lang w:val="pt-BR" w:eastAsia="pt-BR"/>
        </w:rPr>
      </w:pPr>
      <w:r w:rsidRPr="00AD7B90">
        <w:rPr>
          <w:rFonts w:ascii="Arial" w:hAnsi="Arial" w:cs="Arial"/>
          <w:noProof/>
          <w:lang w:val="pt-BR"/>
        </w:rPr>
        <w:t>8.</w:t>
      </w:r>
      <w:r w:rsidRPr="00AD7B90">
        <w:rPr>
          <w:rFonts w:ascii="Arial" w:eastAsiaTheme="minorEastAsia" w:hAnsi="Arial" w:cs="Arial"/>
          <w:noProof/>
          <w:snapToGrid/>
          <w:lang w:val="pt-BR" w:eastAsia="pt-BR"/>
        </w:rPr>
        <w:tab/>
      </w:r>
      <w:r w:rsidRPr="00AD7B90">
        <w:rPr>
          <w:rFonts w:ascii="Arial" w:hAnsi="Arial" w:cs="Arial"/>
          <w:noProof/>
          <w:lang w:val="pt-BR"/>
        </w:rPr>
        <w:t>Modelagem do Processo de Negócio</w:t>
      </w:r>
      <w:r w:rsidRPr="00AD7B90">
        <w:rPr>
          <w:rFonts w:ascii="Arial" w:hAnsi="Arial" w:cs="Arial"/>
          <w:noProof/>
          <w:lang w:val="pt-BR"/>
        </w:rPr>
        <w:tab/>
      </w:r>
      <w:r w:rsidRPr="00AD7B90">
        <w:rPr>
          <w:rFonts w:ascii="Arial" w:hAnsi="Arial" w:cs="Arial"/>
          <w:color w:val="2B579A"/>
          <w:shd w:val="clear" w:color="auto" w:fill="E6E6E6"/>
        </w:rPr>
        <w:fldChar w:fldCharType="begin"/>
      </w:r>
      <w:r w:rsidRPr="00AD7B90">
        <w:rPr>
          <w:rFonts w:ascii="Arial" w:hAnsi="Arial" w:cs="Arial"/>
          <w:noProof/>
          <w:lang w:val="pt-BR"/>
        </w:rPr>
        <w:instrText xml:space="preserve"> PAGEREF _Toc64929748 \h </w:instrText>
      </w:r>
      <w:r w:rsidRPr="00AD7B90">
        <w:rPr>
          <w:rFonts w:ascii="Arial" w:hAnsi="Arial" w:cs="Arial"/>
          <w:color w:val="2B579A"/>
          <w:shd w:val="clear" w:color="auto" w:fill="E6E6E6"/>
        </w:rPr>
      </w:r>
      <w:r w:rsidRPr="00AD7B90">
        <w:rPr>
          <w:rFonts w:ascii="Arial" w:hAnsi="Arial" w:cs="Arial"/>
          <w:color w:val="2B579A"/>
          <w:shd w:val="clear" w:color="auto" w:fill="E6E6E6"/>
        </w:rPr>
        <w:fldChar w:fldCharType="separate"/>
      </w:r>
      <w:r w:rsidRPr="00AD7B90">
        <w:rPr>
          <w:rFonts w:ascii="Arial" w:hAnsi="Arial" w:cs="Arial"/>
          <w:noProof/>
          <w:lang w:val="pt-BR"/>
        </w:rPr>
        <w:t>6</w:t>
      </w:r>
      <w:r w:rsidRPr="00AD7B90">
        <w:rPr>
          <w:rFonts w:ascii="Arial" w:hAnsi="Arial" w:cs="Arial"/>
          <w:color w:val="2B579A"/>
          <w:shd w:val="clear" w:color="auto" w:fill="E6E6E6"/>
        </w:rPr>
        <w:fldChar w:fldCharType="end"/>
      </w:r>
    </w:p>
    <w:p w14:paraId="2359DF5F" w14:textId="1DE25F86" w:rsidR="00F50CBF" w:rsidRPr="00AD7B90" w:rsidRDefault="00F50CBF" w:rsidP="00AD7B90">
      <w:pPr>
        <w:pStyle w:val="Sumrio1"/>
        <w:jc w:val="both"/>
        <w:rPr>
          <w:rFonts w:ascii="Arial" w:eastAsiaTheme="minorEastAsia" w:hAnsi="Arial" w:cs="Arial"/>
          <w:noProof/>
          <w:snapToGrid/>
          <w:lang w:val="pt-BR" w:eastAsia="pt-BR"/>
        </w:rPr>
      </w:pPr>
      <w:r w:rsidRPr="00AD7B90">
        <w:rPr>
          <w:rFonts w:ascii="Arial" w:hAnsi="Arial" w:cs="Arial"/>
          <w:noProof/>
          <w:lang w:val="pt-BR"/>
        </w:rPr>
        <w:t>9.</w:t>
      </w:r>
      <w:r w:rsidRPr="00AD7B90">
        <w:rPr>
          <w:rFonts w:ascii="Arial" w:eastAsiaTheme="minorEastAsia" w:hAnsi="Arial" w:cs="Arial"/>
          <w:noProof/>
          <w:snapToGrid/>
          <w:lang w:val="pt-BR" w:eastAsia="pt-BR"/>
        </w:rPr>
        <w:tab/>
      </w:r>
      <w:r w:rsidR="009A3854" w:rsidRPr="00AD7B90">
        <w:rPr>
          <w:rFonts w:ascii="Arial" w:hAnsi="Arial" w:cs="Arial"/>
          <w:noProof/>
          <w:lang w:val="pt-BR"/>
        </w:rPr>
        <w:t>Modelo</w:t>
      </w:r>
      <w:r w:rsidRPr="00AD7B90">
        <w:rPr>
          <w:rFonts w:ascii="Arial" w:hAnsi="Arial" w:cs="Arial"/>
          <w:noProof/>
          <w:lang w:val="pt-BR"/>
        </w:rPr>
        <w:t xml:space="preserve"> Entidade Relacionamento</w:t>
      </w:r>
      <w:r w:rsidRPr="00AD7B90">
        <w:rPr>
          <w:rFonts w:ascii="Arial" w:hAnsi="Arial" w:cs="Arial"/>
          <w:noProof/>
          <w:lang w:val="pt-BR"/>
        </w:rPr>
        <w:tab/>
      </w:r>
      <w:r w:rsidRPr="00AD7B90">
        <w:rPr>
          <w:rFonts w:ascii="Arial" w:hAnsi="Arial" w:cs="Arial"/>
          <w:color w:val="2B579A"/>
          <w:shd w:val="clear" w:color="auto" w:fill="E6E6E6"/>
        </w:rPr>
        <w:fldChar w:fldCharType="begin"/>
      </w:r>
      <w:r w:rsidRPr="00AD7B90">
        <w:rPr>
          <w:rFonts w:ascii="Arial" w:hAnsi="Arial" w:cs="Arial"/>
          <w:noProof/>
          <w:lang w:val="pt-BR"/>
        </w:rPr>
        <w:instrText xml:space="preserve"> PAGEREF _Toc64929749 \h </w:instrText>
      </w:r>
      <w:r w:rsidRPr="00AD7B90">
        <w:rPr>
          <w:rFonts w:ascii="Arial" w:hAnsi="Arial" w:cs="Arial"/>
          <w:color w:val="2B579A"/>
          <w:shd w:val="clear" w:color="auto" w:fill="E6E6E6"/>
        </w:rPr>
      </w:r>
      <w:r w:rsidRPr="00AD7B90">
        <w:rPr>
          <w:rFonts w:ascii="Arial" w:hAnsi="Arial" w:cs="Arial"/>
          <w:color w:val="2B579A"/>
          <w:shd w:val="clear" w:color="auto" w:fill="E6E6E6"/>
        </w:rPr>
        <w:fldChar w:fldCharType="separate"/>
      </w:r>
      <w:r w:rsidRPr="00AD7B90">
        <w:rPr>
          <w:rFonts w:ascii="Arial" w:hAnsi="Arial" w:cs="Arial"/>
          <w:noProof/>
          <w:lang w:val="pt-BR"/>
        </w:rPr>
        <w:t>6</w:t>
      </w:r>
      <w:r w:rsidRPr="00AD7B90">
        <w:rPr>
          <w:rFonts w:ascii="Arial" w:hAnsi="Arial" w:cs="Arial"/>
          <w:color w:val="2B579A"/>
          <w:shd w:val="clear" w:color="auto" w:fill="E6E6E6"/>
        </w:rPr>
        <w:fldChar w:fldCharType="end"/>
      </w:r>
    </w:p>
    <w:p w14:paraId="49DAF6E2" w14:textId="2B148DB2" w:rsidR="00F50CBF" w:rsidRPr="00AD7B90" w:rsidRDefault="00F50CBF" w:rsidP="00AD7B90">
      <w:pPr>
        <w:pStyle w:val="Sumrio1"/>
        <w:jc w:val="both"/>
        <w:rPr>
          <w:rFonts w:ascii="Arial" w:eastAsiaTheme="minorEastAsia" w:hAnsi="Arial" w:cs="Arial"/>
          <w:noProof/>
          <w:snapToGrid/>
          <w:lang w:val="pt-BR" w:eastAsia="pt-BR"/>
        </w:rPr>
      </w:pPr>
      <w:r w:rsidRPr="00AD7B90">
        <w:rPr>
          <w:rFonts w:ascii="Arial" w:hAnsi="Arial" w:cs="Arial"/>
          <w:noProof/>
          <w:lang w:val="pt-BR"/>
        </w:rPr>
        <w:t>10.</w:t>
      </w:r>
      <w:r w:rsidRPr="00AD7B90">
        <w:rPr>
          <w:rFonts w:ascii="Arial" w:eastAsiaTheme="minorEastAsia" w:hAnsi="Arial" w:cs="Arial"/>
          <w:noProof/>
          <w:snapToGrid/>
          <w:lang w:val="pt-BR" w:eastAsia="pt-BR"/>
        </w:rPr>
        <w:tab/>
      </w:r>
      <w:r w:rsidRPr="00AD7B90">
        <w:rPr>
          <w:rFonts w:ascii="Arial" w:hAnsi="Arial" w:cs="Arial"/>
          <w:noProof/>
          <w:lang w:val="pt-BR"/>
        </w:rPr>
        <w:t>Modelo Lógico</w:t>
      </w:r>
      <w:r w:rsidR="009A3854" w:rsidRPr="00AD7B90">
        <w:rPr>
          <w:rFonts w:ascii="Arial" w:hAnsi="Arial" w:cs="Arial"/>
          <w:noProof/>
          <w:lang w:val="pt-BR"/>
        </w:rPr>
        <w:t>-Relacional</w:t>
      </w:r>
      <w:r w:rsidRPr="00AD7B90">
        <w:rPr>
          <w:rFonts w:ascii="Arial" w:hAnsi="Arial" w:cs="Arial"/>
          <w:noProof/>
          <w:lang w:val="pt-BR"/>
        </w:rPr>
        <w:tab/>
      </w:r>
      <w:r w:rsidRPr="00AD7B90">
        <w:rPr>
          <w:rFonts w:ascii="Arial" w:hAnsi="Arial" w:cs="Arial"/>
          <w:color w:val="2B579A"/>
          <w:shd w:val="clear" w:color="auto" w:fill="E6E6E6"/>
        </w:rPr>
        <w:fldChar w:fldCharType="begin"/>
      </w:r>
      <w:r w:rsidRPr="00AD7B90">
        <w:rPr>
          <w:rFonts w:ascii="Arial" w:hAnsi="Arial" w:cs="Arial"/>
          <w:noProof/>
          <w:lang w:val="pt-BR"/>
        </w:rPr>
        <w:instrText xml:space="preserve"> PAGEREF _Toc64929750 \h </w:instrText>
      </w:r>
      <w:r w:rsidRPr="00AD7B90">
        <w:rPr>
          <w:rFonts w:ascii="Arial" w:hAnsi="Arial" w:cs="Arial"/>
          <w:color w:val="2B579A"/>
          <w:shd w:val="clear" w:color="auto" w:fill="E6E6E6"/>
        </w:rPr>
      </w:r>
      <w:r w:rsidRPr="00AD7B90">
        <w:rPr>
          <w:rFonts w:ascii="Arial" w:hAnsi="Arial" w:cs="Arial"/>
          <w:color w:val="2B579A"/>
          <w:shd w:val="clear" w:color="auto" w:fill="E6E6E6"/>
        </w:rPr>
        <w:fldChar w:fldCharType="separate"/>
      </w:r>
      <w:r w:rsidRPr="00AD7B90">
        <w:rPr>
          <w:rFonts w:ascii="Arial" w:hAnsi="Arial" w:cs="Arial"/>
          <w:noProof/>
          <w:lang w:val="pt-BR"/>
        </w:rPr>
        <w:t>6</w:t>
      </w:r>
      <w:r w:rsidRPr="00AD7B90">
        <w:rPr>
          <w:rFonts w:ascii="Arial" w:hAnsi="Arial" w:cs="Arial"/>
          <w:color w:val="2B579A"/>
          <w:shd w:val="clear" w:color="auto" w:fill="E6E6E6"/>
        </w:rPr>
        <w:fldChar w:fldCharType="end"/>
      </w:r>
    </w:p>
    <w:p w14:paraId="703E1EDB" w14:textId="6151E59B" w:rsidR="00F50CBF" w:rsidRPr="00AD7B90" w:rsidRDefault="00F50CBF" w:rsidP="00AD7B90">
      <w:pPr>
        <w:pStyle w:val="Sumrio1"/>
        <w:jc w:val="both"/>
        <w:rPr>
          <w:rFonts w:ascii="Arial" w:eastAsiaTheme="minorEastAsia" w:hAnsi="Arial" w:cs="Arial"/>
          <w:noProof/>
          <w:snapToGrid/>
          <w:lang w:val="pt-BR" w:eastAsia="pt-BR"/>
        </w:rPr>
      </w:pPr>
      <w:r w:rsidRPr="00AD7B90">
        <w:rPr>
          <w:rFonts w:ascii="Arial" w:hAnsi="Arial" w:cs="Arial"/>
          <w:noProof/>
          <w:lang w:val="pt-BR"/>
        </w:rPr>
        <w:t>11.</w:t>
      </w:r>
      <w:r w:rsidRPr="00AD7B90">
        <w:rPr>
          <w:rFonts w:ascii="Arial" w:eastAsiaTheme="minorEastAsia" w:hAnsi="Arial" w:cs="Arial"/>
          <w:noProof/>
          <w:snapToGrid/>
          <w:lang w:val="pt-BR" w:eastAsia="pt-BR"/>
        </w:rPr>
        <w:tab/>
      </w:r>
      <w:r w:rsidR="009A3854" w:rsidRPr="00AD7B90">
        <w:rPr>
          <w:rFonts w:ascii="Arial" w:eastAsiaTheme="minorEastAsia" w:hAnsi="Arial" w:cs="Arial"/>
          <w:noProof/>
          <w:snapToGrid/>
          <w:lang w:val="pt-BR" w:eastAsia="pt-BR"/>
        </w:rPr>
        <w:t xml:space="preserve">Modelo Físico </w:t>
      </w:r>
      <w:r w:rsidRPr="00AD7B90">
        <w:rPr>
          <w:rFonts w:ascii="Arial" w:hAnsi="Arial" w:cs="Arial"/>
          <w:noProof/>
          <w:lang w:val="pt-BR"/>
        </w:rPr>
        <w:t>Construção Banco de Dados Relacional</w:t>
      </w:r>
      <w:r w:rsidRPr="00AD7B90">
        <w:rPr>
          <w:rFonts w:ascii="Arial" w:hAnsi="Arial" w:cs="Arial"/>
          <w:noProof/>
          <w:lang w:val="pt-BR"/>
        </w:rPr>
        <w:tab/>
      </w:r>
      <w:r w:rsidRPr="00AD7B90">
        <w:rPr>
          <w:rFonts w:ascii="Arial" w:hAnsi="Arial" w:cs="Arial"/>
          <w:color w:val="2B579A"/>
          <w:shd w:val="clear" w:color="auto" w:fill="E6E6E6"/>
        </w:rPr>
        <w:fldChar w:fldCharType="begin"/>
      </w:r>
      <w:r w:rsidRPr="00AD7B90">
        <w:rPr>
          <w:rFonts w:ascii="Arial" w:hAnsi="Arial" w:cs="Arial"/>
          <w:noProof/>
          <w:lang w:val="pt-BR"/>
        </w:rPr>
        <w:instrText xml:space="preserve"> PAGEREF _Toc64929751 \h </w:instrText>
      </w:r>
      <w:r w:rsidRPr="00AD7B90">
        <w:rPr>
          <w:rFonts w:ascii="Arial" w:hAnsi="Arial" w:cs="Arial"/>
          <w:color w:val="2B579A"/>
          <w:shd w:val="clear" w:color="auto" w:fill="E6E6E6"/>
        </w:rPr>
      </w:r>
      <w:r w:rsidRPr="00AD7B90">
        <w:rPr>
          <w:rFonts w:ascii="Arial" w:hAnsi="Arial" w:cs="Arial"/>
          <w:color w:val="2B579A"/>
          <w:shd w:val="clear" w:color="auto" w:fill="E6E6E6"/>
        </w:rPr>
        <w:fldChar w:fldCharType="separate"/>
      </w:r>
      <w:r w:rsidRPr="00AD7B90">
        <w:rPr>
          <w:rFonts w:ascii="Arial" w:hAnsi="Arial" w:cs="Arial"/>
          <w:noProof/>
          <w:lang w:val="pt-BR"/>
        </w:rPr>
        <w:t>6</w:t>
      </w:r>
      <w:r w:rsidRPr="00AD7B90">
        <w:rPr>
          <w:rFonts w:ascii="Arial" w:hAnsi="Arial" w:cs="Arial"/>
          <w:color w:val="2B579A"/>
          <w:shd w:val="clear" w:color="auto" w:fill="E6E6E6"/>
        </w:rPr>
        <w:fldChar w:fldCharType="end"/>
      </w:r>
    </w:p>
    <w:p w14:paraId="1A32A0D6" w14:textId="4AA1F65E" w:rsidR="00F50CBF" w:rsidRPr="00AD7B90" w:rsidRDefault="00F50CBF" w:rsidP="00AD7B90">
      <w:pPr>
        <w:pStyle w:val="Sumrio1"/>
        <w:jc w:val="both"/>
        <w:rPr>
          <w:rFonts w:ascii="Arial" w:eastAsiaTheme="minorEastAsia" w:hAnsi="Arial" w:cs="Arial"/>
          <w:noProof/>
          <w:snapToGrid/>
          <w:lang w:val="pt-BR" w:eastAsia="pt-BR"/>
        </w:rPr>
      </w:pPr>
      <w:r w:rsidRPr="00AD7B90">
        <w:rPr>
          <w:rFonts w:ascii="Arial" w:hAnsi="Arial" w:cs="Arial"/>
          <w:noProof/>
          <w:lang w:val="pt-BR"/>
        </w:rPr>
        <w:t>12.</w:t>
      </w:r>
      <w:r w:rsidRPr="00AD7B90">
        <w:rPr>
          <w:rFonts w:ascii="Arial" w:eastAsiaTheme="minorEastAsia" w:hAnsi="Arial" w:cs="Arial"/>
          <w:noProof/>
          <w:snapToGrid/>
          <w:lang w:val="pt-BR" w:eastAsia="pt-BR"/>
        </w:rPr>
        <w:tab/>
      </w:r>
      <w:r w:rsidRPr="00AD7B90">
        <w:rPr>
          <w:rFonts w:ascii="Arial" w:hAnsi="Arial" w:cs="Arial"/>
          <w:noProof/>
          <w:lang w:val="pt-BR"/>
        </w:rPr>
        <w:t>Implementação de Consultas SQL</w:t>
      </w:r>
      <w:r w:rsidRPr="00AD7B90">
        <w:rPr>
          <w:rFonts w:ascii="Arial" w:hAnsi="Arial" w:cs="Arial"/>
          <w:noProof/>
          <w:lang w:val="pt-BR"/>
        </w:rPr>
        <w:tab/>
      </w:r>
      <w:r w:rsidRPr="00AD7B90">
        <w:rPr>
          <w:rFonts w:ascii="Arial" w:hAnsi="Arial" w:cs="Arial"/>
          <w:color w:val="2B579A"/>
          <w:shd w:val="clear" w:color="auto" w:fill="E6E6E6"/>
        </w:rPr>
        <w:fldChar w:fldCharType="begin"/>
      </w:r>
      <w:r w:rsidRPr="00AD7B90">
        <w:rPr>
          <w:rFonts w:ascii="Arial" w:hAnsi="Arial" w:cs="Arial"/>
          <w:noProof/>
          <w:lang w:val="pt-BR"/>
        </w:rPr>
        <w:instrText xml:space="preserve"> PAGEREF _Toc64929752 \h </w:instrText>
      </w:r>
      <w:r w:rsidRPr="00AD7B90">
        <w:rPr>
          <w:rFonts w:ascii="Arial" w:hAnsi="Arial" w:cs="Arial"/>
          <w:color w:val="2B579A"/>
          <w:shd w:val="clear" w:color="auto" w:fill="E6E6E6"/>
        </w:rPr>
      </w:r>
      <w:r w:rsidRPr="00AD7B90">
        <w:rPr>
          <w:rFonts w:ascii="Arial" w:hAnsi="Arial" w:cs="Arial"/>
          <w:color w:val="2B579A"/>
          <w:shd w:val="clear" w:color="auto" w:fill="E6E6E6"/>
        </w:rPr>
        <w:fldChar w:fldCharType="separate"/>
      </w:r>
      <w:r w:rsidRPr="00AD7B90">
        <w:rPr>
          <w:rFonts w:ascii="Arial" w:hAnsi="Arial" w:cs="Arial"/>
          <w:noProof/>
          <w:lang w:val="pt-BR"/>
        </w:rPr>
        <w:t>6</w:t>
      </w:r>
      <w:r w:rsidRPr="00AD7B90">
        <w:rPr>
          <w:rFonts w:ascii="Arial" w:hAnsi="Arial" w:cs="Arial"/>
          <w:color w:val="2B579A"/>
          <w:shd w:val="clear" w:color="auto" w:fill="E6E6E6"/>
        </w:rPr>
        <w:fldChar w:fldCharType="end"/>
      </w:r>
    </w:p>
    <w:p w14:paraId="2350ED2A" w14:textId="4EBAEC3E" w:rsidR="00F50CBF" w:rsidRPr="00AD7B90" w:rsidRDefault="00F50CBF" w:rsidP="00AD7B90">
      <w:pPr>
        <w:pStyle w:val="Sumrio1"/>
        <w:jc w:val="both"/>
        <w:rPr>
          <w:rFonts w:ascii="Arial" w:eastAsiaTheme="minorEastAsia" w:hAnsi="Arial" w:cs="Arial"/>
          <w:noProof/>
          <w:snapToGrid/>
          <w:lang w:val="pt-BR" w:eastAsia="pt-BR"/>
        </w:rPr>
      </w:pPr>
      <w:r w:rsidRPr="00AD7B90">
        <w:rPr>
          <w:rFonts w:ascii="Arial" w:hAnsi="Arial" w:cs="Arial"/>
          <w:noProof/>
          <w:lang w:val="pt-BR"/>
        </w:rPr>
        <w:t>13.</w:t>
      </w:r>
      <w:r w:rsidRPr="00AD7B90">
        <w:rPr>
          <w:rFonts w:ascii="Arial" w:eastAsiaTheme="minorEastAsia" w:hAnsi="Arial" w:cs="Arial"/>
          <w:noProof/>
          <w:snapToGrid/>
          <w:lang w:val="pt-BR" w:eastAsia="pt-BR"/>
        </w:rPr>
        <w:tab/>
      </w:r>
      <w:r w:rsidRPr="00AD7B90">
        <w:rPr>
          <w:rFonts w:ascii="Arial" w:hAnsi="Arial" w:cs="Arial"/>
          <w:noProof/>
          <w:lang w:val="pt-BR"/>
        </w:rPr>
        <w:t>Extração de Dados Operacionais com Phyton</w:t>
      </w:r>
      <w:r w:rsidRPr="00AD7B90">
        <w:rPr>
          <w:rFonts w:ascii="Arial" w:hAnsi="Arial" w:cs="Arial"/>
          <w:noProof/>
          <w:lang w:val="pt-BR"/>
        </w:rPr>
        <w:tab/>
      </w:r>
      <w:r w:rsidRPr="00AD7B90">
        <w:rPr>
          <w:rFonts w:ascii="Arial" w:hAnsi="Arial" w:cs="Arial"/>
          <w:color w:val="2B579A"/>
          <w:shd w:val="clear" w:color="auto" w:fill="E6E6E6"/>
        </w:rPr>
        <w:fldChar w:fldCharType="begin"/>
      </w:r>
      <w:r w:rsidRPr="00AD7B90">
        <w:rPr>
          <w:rFonts w:ascii="Arial" w:hAnsi="Arial" w:cs="Arial"/>
          <w:noProof/>
          <w:lang w:val="pt-BR"/>
        </w:rPr>
        <w:instrText xml:space="preserve"> PAGEREF _Toc64929753 \h </w:instrText>
      </w:r>
      <w:r w:rsidRPr="00AD7B90">
        <w:rPr>
          <w:rFonts w:ascii="Arial" w:hAnsi="Arial" w:cs="Arial"/>
          <w:color w:val="2B579A"/>
          <w:shd w:val="clear" w:color="auto" w:fill="E6E6E6"/>
        </w:rPr>
      </w:r>
      <w:r w:rsidRPr="00AD7B90">
        <w:rPr>
          <w:rFonts w:ascii="Arial" w:hAnsi="Arial" w:cs="Arial"/>
          <w:color w:val="2B579A"/>
          <w:shd w:val="clear" w:color="auto" w:fill="E6E6E6"/>
        </w:rPr>
        <w:fldChar w:fldCharType="separate"/>
      </w:r>
      <w:r w:rsidRPr="00AD7B90">
        <w:rPr>
          <w:rFonts w:ascii="Arial" w:hAnsi="Arial" w:cs="Arial"/>
          <w:noProof/>
          <w:lang w:val="pt-BR"/>
        </w:rPr>
        <w:t>6</w:t>
      </w:r>
      <w:r w:rsidRPr="00AD7B90">
        <w:rPr>
          <w:rFonts w:ascii="Arial" w:hAnsi="Arial" w:cs="Arial"/>
          <w:color w:val="2B579A"/>
          <w:shd w:val="clear" w:color="auto" w:fill="E6E6E6"/>
        </w:rPr>
        <w:fldChar w:fldCharType="end"/>
      </w:r>
    </w:p>
    <w:p w14:paraId="72A7194E" w14:textId="774E3F84" w:rsidR="00F50CBF" w:rsidRPr="00AD7B90" w:rsidRDefault="00F50CBF" w:rsidP="00AD7B90">
      <w:pPr>
        <w:pStyle w:val="Sumrio1"/>
        <w:jc w:val="both"/>
        <w:rPr>
          <w:rFonts w:ascii="Arial" w:eastAsiaTheme="minorEastAsia" w:hAnsi="Arial" w:cs="Arial"/>
          <w:noProof/>
          <w:snapToGrid/>
          <w:lang w:val="pt-BR" w:eastAsia="pt-BR"/>
        </w:rPr>
      </w:pPr>
      <w:r w:rsidRPr="00AD7B90">
        <w:rPr>
          <w:rFonts w:ascii="Arial" w:hAnsi="Arial" w:cs="Arial"/>
          <w:noProof/>
          <w:lang w:val="pt-BR"/>
        </w:rPr>
        <w:t>14.</w:t>
      </w:r>
      <w:r w:rsidRPr="00AD7B90">
        <w:rPr>
          <w:rFonts w:ascii="Arial" w:eastAsiaTheme="minorEastAsia" w:hAnsi="Arial" w:cs="Arial"/>
          <w:noProof/>
          <w:snapToGrid/>
          <w:lang w:val="pt-BR" w:eastAsia="pt-BR"/>
        </w:rPr>
        <w:tab/>
      </w:r>
      <w:r w:rsidRPr="00AD7B90">
        <w:rPr>
          <w:rFonts w:ascii="Arial" w:hAnsi="Arial" w:cs="Arial"/>
          <w:noProof/>
          <w:lang w:val="pt-BR"/>
        </w:rPr>
        <w:t>Extração de Dados Consolidados com Power BI</w:t>
      </w:r>
      <w:r w:rsidRPr="00AD7B90">
        <w:rPr>
          <w:rFonts w:ascii="Arial" w:hAnsi="Arial" w:cs="Arial"/>
          <w:noProof/>
          <w:lang w:val="pt-BR"/>
        </w:rPr>
        <w:tab/>
      </w:r>
      <w:r w:rsidRPr="00AD7B90">
        <w:rPr>
          <w:rFonts w:ascii="Arial" w:hAnsi="Arial" w:cs="Arial"/>
          <w:color w:val="2B579A"/>
          <w:shd w:val="clear" w:color="auto" w:fill="E6E6E6"/>
        </w:rPr>
        <w:fldChar w:fldCharType="begin"/>
      </w:r>
      <w:r w:rsidRPr="00AD7B90">
        <w:rPr>
          <w:rFonts w:ascii="Arial" w:hAnsi="Arial" w:cs="Arial"/>
          <w:noProof/>
          <w:lang w:val="pt-BR"/>
        </w:rPr>
        <w:instrText xml:space="preserve"> PAGEREF _Toc64929754 \h </w:instrText>
      </w:r>
      <w:r w:rsidRPr="00AD7B90">
        <w:rPr>
          <w:rFonts w:ascii="Arial" w:hAnsi="Arial" w:cs="Arial"/>
          <w:color w:val="2B579A"/>
          <w:shd w:val="clear" w:color="auto" w:fill="E6E6E6"/>
        </w:rPr>
      </w:r>
      <w:r w:rsidRPr="00AD7B90">
        <w:rPr>
          <w:rFonts w:ascii="Arial" w:hAnsi="Arial" w:cs="Arial"/>
          <w:color w:val="2B579A"/>
          <w:shd w:val="clear" w:color="auto" w:fill="E6E6E6"/>
        </w:rPr>
        <w:fldChar w:fldCharType="separate"/>
      </w:r>
      <w:r w:rsidRPr="00AD7B90">
        <w:rPr>
          <w:rFonts w:ascii="Arial" w:hAnsi="Arial" w:cs="Arial"/>
          <w:noProof/>
          <w:lang w:val="pt-BR"/>
        </w:rPr>
        <w:t>6</w:t>
      </w:r>
      <w:r w:rsidRPr="00AD7B90">
        <w:rPr>
          <w:rFonts w:ascii="Arial" w:hAnsi="Arial" w:cs="Arial"/>
          <w:color w:val="2B579A"/>
          <w:shd w:val="clear" w:color="auto" w:fill="E6E6E6"/>
        </w:rPr>
        <w:fldChar w:fldCharType="end"/>
      </w:r>
    </w:p>
    <w:p w14:paraId="0E6C48FB" w14:textId="0F82B642" w:rsidR="00AC607A" w:rsidRPr="00AD7B90" w:rsidRDefault="009C4C6F" w:rsidP="00AD7B90">
      <w:pPr>
        <w:pStyle w:val="Ttulo"/>
        <w:spacing w:line="360" w:lineRule="auto"/>
        <w:jc w:val="both"/>
        <w:rPr>
          <w:rFonts w:cs="Arial"/>
          <w:sz w:val="20"/>
          <w:szCs w:val="20"/>
          <w:lang w:val="pt-BR"/>
        </w:rPr>
      </w:pPr>
      <w:r w:rsidRPr="00AD7B90">
        <w:rPr>
          <w:rFonts w:cs="Arial"/>
          <w:color w:val="2B579A"/>
          <w:sz w:val="20"/>
          <w:szCs w:val="20"/>
          <w:shd w:val="clear" w:color="auto" w:fill="E6E6E6"/>
          <w:lang w:val="pt-BR"/>
        </w:rPr>
        <w:fldChar w:fldCharType="end"/>
      </w:r>
      <w:r w:rsidRPr="00AD7B90">
        <w:rPr>
          <w:rFonts w:cs="Arial"/>
          <w:sz w:val="20"/>
          <w:szCs w:val="20"/>
          <w:lang w:val="pt-BR"/>
        </w:rPr>
        <w:br w:type="page"/>
      </w:r>
      <w:r w:rsidR="00E333D8" w:rsidRPr="00AD7B90">
        <w:rPr>
          <w:rFonts w:cs="Arial"/>
          <w:sz w:val="20"/>
          <w:szCs w:val="20"/>
          <w:lang w:val="pt-BR"/>
        </w:rPr>
        <w:lastRenderedPageBreak/>
        <w:t xml:space="preserve">Documento </w:t>
      </w:r>
      <w:r w:rsidR="00F50CBF" w:rsidRPr="00AD7B90">
        <w:rPr>
          <w:rFonts w:cs="Arial"/>
          <w:sz w:val="20"/>
          <w:szCs w:val="20"/>
          <w:lang w:val="pt-BR"/>
        </w:rPr>
        <w:t>do Projeto Integrador I</w:t>
      </w:r>
    </w:p>
    <w:p w14:paraId="6B388FBC" w14:textId="31A4FE55" w:rsidR="00AC607A" w:rsidRPr="00AD7B90" w:rsidRDefault="009C4C6F" w:rsidP="00AD7B90">
      <w:pPr>
        <w:pStyle w:val="Ttulo1"/>
        <w:spacing w:line="360" w:lineRule="auto"/>
        <w:ind w:left="284" w:hanging="284"/>
        <w:jc w:val="both"/>
        <w:rPr>
          <w:rFonts w:cs="Arial"/>
          <w:sz w:val="20"/>
          <w:szCs w:val="20"/>
          <w:lang w:val="pt-BR"/>
        </w:rPr>
      </w:pPr>
      <w:bookmarkStart w:id="3" w:name="_Toc512930904"/>
      <w:bookmarkStart w:id="4" w:name="_Toc456600917"/>
      <w:bookmarkStart w:id="5" w:name="_Toc456598586"/>
      <w:bookmarkStart w:id="6" w:name="_Toc64929736"/>
      <w:bookmarkStart w:id="7" w:name="_Toc452813577"/>
      <w:bookmarkStart w:id="8" w:name="_Toc436203377"/>
      <w:r w:rsidRPr="00AD7B90">
        <w:rPr>
          <w:rFonts w:cs="Arial"/>
          <w:sz w:val="20"/>
          <w:szCs w:val="20"/>
          <w:lang w:val="pt-BR"/>
        </w:rPr>
        <w:t>Introdução</w:t>
      </w:r>
      <w:bookmarkEnd w:id="3"/>
      <w:bookmarkEnd w:id="4"/>
      <w:bookmarkEnd w:id="5"/>
      <w:bookmarkEnd w:id="6"/>
    </w:p>
    <w:p w14:paraId="21BDCBA3" w14:textId="0939EE01" w:rsidR="00B73E15" w:rsidRPr="00AD7B90" w:rsidRDefault="00B73E15" w:rsidP="00AD7B90">
      <w:pPr>
        <w:spacing w:line="360" w:lineRule="auto"/>
        <w:jc w:val="both"/>
        <w:rPr>
          <w:rFonts w:ascii="Arial" w:hAnsi="Arial" w:cs="Arial"/>
          <w:lang w:val="pt-BR"/>
        </w:rPr>
      </w:pPr>
    </w:p>
    <w:p w14:paraId="0E6C6246" w14:textId="3ECF2637" w:rsidR="00B73E15" w:rsidRPr="00AD7B90" w:rsidRDefault="61A771FB" w:rsidP="00AD7B90">
      <w:pPr>
        <w:spacing w:line="360" w:lineRule="auto"/>
        <w:jc w:val="both"/>
        <w:rPr>
          <w:rFonts w:ascii="Arial" w:eastAsia="Arial" w:hAnsi="Arial" w:cs="Arial"/>
          <w:lang w:val="pt-BR"/>
        </w:rPr>
      </w:pPr>
      <w:r w:rsidRPr="00AD7B90">
        <w:rPr>
          <w:rFonts w:ascii="Arial" w:hAnsi="Arial" w:cs="Arial"/>
          <w:lang w:val="pt-BR"/>
        </w:rPr>
        <w:t xml:space="preserve"> </w:t>
      </w:r>
      <w:r w:rsidR="00B73E15" w:rsidRPr="00AD7B90">
        <w:rPr>
          <w:rFonts w:ascii="Arial" w:hAnsi="Arial" w:cs="Arial"/>
          <w:lang w:val="pt-BR"/>
        </w:rPr>
        <w:tab/>
      </w:r>
      <w:r w:rsidR="472AFC88" w:rsidRPr="00AD7B90">
        <w:rPr>
          <w:rFonts w:ascii="Arial" w:eastAsia="Arial" w:hAnsi="Arial" w:cs="Arial"/>
          <w:lang w:val="pt-BR"/>
        </w:rPr>
        <w:t>Pretende-se a partir desse projeto, analisar as condições operacionais e estratégicas da Adega Almeida, com o pro</w:t>
      </w:r>
      <w:r w:rsidR="6F94E329" w:rsidRPr="00AD7B90">
        <w:rPr>
          <w:rFonts w:ascii="Arial" w:eastAsia="Arial" w:hAnsi="Arial" w:cs="Arial"/>
          <w:lang w:val="pt-BR"/>
        </w:rPr>
        <w:t>pósito de desenvolver ferramentas que possibilitem a melhor gestão das atividades de estoque.</w:t>
      </w:r>
    </w:p>
    <w:p w14:paraId="07E51041" w14:textId="1D6E870A" w:rsidR="6F94E329" w:rsidRPr="00AD7B90" w:rsidRDefault="6F94E329" w:rsidP="00AD7B90">
      <w:pPr>
        <w:spacing w:line="360" w:lineRule="auto"/>
        <w:ind w:firstLine="720"/>
        <w:jc w:val="both"/>
        <w:rPr>
          <w:rFonts w:ascii="Arial" w:eastAsia="Arial" w:hAnsi="Arial" w:cs="Arial"/>
          <w:lang w:val="pt-BR"/>
        </w:rPr>
      </w:pPr>
      <w:r w:rsidRPr="00AD7B90">
        <w:rPr>
          <w:rFonts w:ascii="Arial" w:eastAsia="Arial" w:hAnsi="Arial" w:cs="Arial"/>
          <w:lang w:val="pt-BR"/>
        </w:rPr>
        <w:t xml:space="preserve">Identificamos na Adega Almeida a inexistência de um banco de dados informatizado, </w:t>
      </w:r>
      <w:r w:rsidR="13D1E36A" w:rsidRPr="00AD7B90">
        <w:rPr>
          <w:rFonts w:ascii="Arial" w:eastAsia="Arial" w:hAnsi="Arial" w:cs="Arial"/>
          <w:lang w:val="pt-BR"/>
        </w:rPr>
        <w:t xml:space="preserve">pois </w:t>
      </w:r>
      <w:r w:rsidRPr="00AD7B90">
        <w:rPr>
          <w:rFonts w:ascii="Arial" w:eastAsia="Arial" w:hAnsi="Arial" w:cs="Arial"/>
          <w:lang w:val="pt-BR"/>
        </w:rPr>
        <w:t>a mesma tem sua operação ainda não informatizada</w:t>
      </w:r>
      <w:r w:rsidR="1A59E98B" w:rsidRPr="00AD7B90">
        <w:rPr>
          <w:rFonts w:ascii="Arial" w:eastAsia="Arial" w:hAnsi="Arial" w:cs="Arial"/>
          <w:lang w:val="pt-BR"/>
        </w:rPr>
        <w:t xml:space="preserve"> desde sua abertura</w:t>
      </w:r>
      <w:r w:rsidR="2D2D0FFF" w:rsidRPr="00AD7B90">
        <w:rPr>
          <w:rFonts w:ascii="Arial" w:eastAsia="Arial" w:hAnsi="Arial" w:cs="Arial"/>
          <w:lang w:val="pt-BR"/>
        </w:rPr>
        <w:t xml:space="preserve">, </w:t>
      </w:r>
      <w:r w:rsidR="385119B3" w:rsidRPr="00AD7B90">
        <w:rPr>
          <w:rFonts w:ascii="Arial" w:eastAsia="Arial" w:hAnsi="Arial" w:cs="Arial"/>
          <w:lang w:val="pt-BR"/>
        </w:rPr>
        <w:t xml:space="preserve">deste modo </w:t>
      </w:r>
      <w:r w:rsidR="2D2D0FFF" w:rsidRPr="00AD7B90">
        <w:rPr>
          <w:rFonts w:ascii="Arial" w:eastAsia="Arial" w:hAnsi="Arial" w:cs="Arial"/>
          <w:lang w:val="pt-BR"/>
        </w:rPr>
        <w:t>não colhendo dados de entrada e saída de mercadorias</w:t>
      </w:r>
      <w:r w:rsidR="5F1D2805" w:rsidRPr="00AD7B90">
        <w:rPr>
          <w:rFonts w:ascii="Arial" w:eastAsia="Arial" w:hAnsi="Arial" w:cs="Arial"/>
          <w:lang w:val="pt-BR"/>
        </w:rPr>
        <w:t>,</w:t>
      </w:r>
      <w:r w:rsidR="2D2D0FFF" w:rsidRPr="00AD7B90">
        <w:rPr>
          <w:rFonts w:ascii="Arial" w:eastAsia="Arial" w:hAnsi="Arial" w:cs="Arial"/>
          <w:lang w:val="pt-BR"/>
        </w:rPr>
        <w:t xml:space="preserve"> por exemplo, além de não contar com um catálogo de produtos</w:t>
      </w:r>
      <w:r w:rsidR="138B9339" w:rsidRPr="00AD7B90">
        <w:rPr>
          <w:rFonts w:ascii="Arial" w:eastAsia="Arial" w:hAnsi="Arial" w:cs="Arial"/>
          <w:lang w:val="pt-BR"/>
        </w:rPr>
        <w:t xml:space="preserve"> também</w:t>
      </w:r>
      <w:r w:rsidRPr="00AD7B90">
        <w:rPr>
          <w:rFonts w:ascii="Arial" w:eastAsia="Arial" w:hAnsi="Arial" w:cs="Arial"/>
          <w:lang w:val="pt-BR"/>
        </w:rPr>
        <w:t>. Percebemos que</w:t>
      </w:r>
      <w:r w:rsidR="5F81CA2C" w:rsidRPr="00AD7B90">
        <w:rPr>
          <w:rFonts w:ascii="Arial" w:eastAsia="Arial" w:hAnsi="Arial" w:cs="Arial"/>
          <w:lang w:val="pt-BR"/>
        </w:rPr>
        <w:t xml:space="preserve"> com as atividades no formato atual (</w:t>
      </w:r>
      <w:proofErr w:type="gramStart"/>
      <w:r w:rsidR="5F81CA2C" w:rsidRPr="00AD7B90">
        <w:rPr>
          <w:rFonts w:ascii="Arial" w:eastAsia="Arial" w:hAnsi="Arial" w:cs="Arial"/>
          <w:lang w:val="pt-BR"/>
        </w:rPr>
        <w:t>não-informatizadas</w:t>
      </w:r>
      <w:proofErr w:type="gramEnd"/>
      <w:r w:rsidR="5F81CA2C" w:rsidRPr="00AD7B90">
        <w:rPr>
          <w:rFonts w:ascii="Arial" w:eastAsia="Arial" w:hAnsi="Arial" w:cs="Arial"/>
          <w:lang w:val="pt-BR"/>
        </w:rPr>
        <w:t xml:space="preserve">) o proprietário não utiliza em sua amplitude todas as capacidades </w:t>
      </w:r>
      <w:r w:rsidR="2C4E6F3E" w:rsidRPr="00AD7B90">
        <w:rPr>
          <w:rFonts w:ascii="Arial" w:eastAsia="Arial" w:hAnsi="Arial" w:cs="Arial"/>
          <w:lang w:val="pt-BR"/>
        </w:rPr>
        <w:t>do negó</w:t>
      </w:r>
      <w:r w:rsidR="2D9BD8A9" w:rsidRPr="00AD7B90">
        <w:rPr>
          <w:rFonts w:ascii="Arial" w:eastAsia="Arial" w:hAnsi="Arial" w:cs="Arial"/>
          <w:lang w:val="pt-BR"/>
        </w:rPr>
        <w:t xml:space="preserve">cio, pois não consegue mensurar os itens mais vendidos e menos vendidos, </w:t>
      </w:r>
      <w:r w:rsidR="0E26585D" w:rsidRPr="00AD7B90">
        <w:rPr>
          <w:rFonts w:ascii="Arial" w:eastAsia="Arial" w:hAnsi="Arial" w:cs="Arial"/>
          <w:lang w:val="pt-BR"/>
        </w:rPr>
        <w:t xml:space="preserve">essa lacuna </w:t>
      </w:r>
      <w:r w:rsidR="2D9BD8A9" w:rsidRPr="00AD7B90">
        <w:rPr>
          <w:rFonts w:ascii="Arial" w:eastAsia="Arial" w:hAnsi="Arial" w:cs="Arial"/>
          <w:lang w:val="pt-BR"/>
        </w:rPr>
        <w:t xml:space="preserve">gera um impacto significativo em relação </w:t>
      </w:r>
      <w:r w:rsidR="1B7079C1" w:rsidRPr="00AD7B90">
        <w:rPr>
          <w:rFonts w:ascii="Arial" w:eastAsia="Arial" w:hAnsi="Arial" w:cs="Arial"/>
          <w:lang w:val="pt-BR"/>
        </w:rPr>
        <w:t xml:space="preserve">ao giro de estoque, que pode se tornar insuficiente, </w:t>
      </w:r>
      <w:r w:rsidR="1E64914F" w:rsidRPr="00AD7B90">
        <w:rPr>
          <w:rFonts w:ascii="Arial" w:eastAsia="Arial" w:hAnsi="Arial" w:cs="Arial"/>
          <w:lang w:val="pt-BR"/>
        </w:rPr>
        <w:t xml:space="preserve">assim </w:t>
      </w:r>
      <w:r w:rsidR="1B7079C1" w:rsidRPr="00AD7B90">
        <w:rPr>
          <w:rFonts w:ascii="Arial" w:eastAsia="Arial" w:hAnsi="Arial" w:cs="Arial"/>
          <w:lang w:val="pt-BR"/>
        </w:rPr>
        <w:t>criando uma série de problemas operacionais como a armazenagem inadequada de produtos e também insuficiente</w:t>
      </w:r>
      <w:r w:rsidR="09FFFE8E" w:rsidRPr="00AD7B90">
        <w:rPr>
          <w:rFonts w:ascii="Arial" w:eastAsia="Arial" w:hAnsi="Arial" w:cs="Arial"/>
          <w:lang w:val="pt-BR"/>
        </w:rPr>
        <w:t>, a reação em cadeia desse problema é claro</w:t>
      </w:r>
      <w:r w:rsidR="6D78CAF5" w:rsidRPr="00AD7B90">
        <w:rPr>
          <w:rFonts w:ascii="Arial" w:eastAsia="Arial" w:hAnsi="Arial" w:cs="Arial"/>
          <w:lang w:val="pt-BR"/>
        </w:rPr>
        <w:t>,</w:t>
      </w:r>
      <w:r w:rsidR="09FFFE8E" w:rsidRPr="00AD7B90">
        <w:rPr>
          <w:rFonts w:ascii="Arial" w:eastAsia="Arial" w:hAnsi="Arial" w:cs="Arial"/>
          <w:lang w:val="pt-BR"/>
        </w:rPr>
        <w:t xml:space="preserve"> </w:t>
      </w:r>
      <w:r w:rsidR="7027D034" w:rsidRPr="00AD7B90">
        <w:rPr>
          <w:rFonts w:ascii="Arial" w:eastAsia="Arial" w:hAnsi="Arial" w:cs="Arial"/>
          <w:lang w:val="pt-BR"/>
        </w:rPr>
        <w:t>n</w:t>
      </w:r>
      <w:r w:rsidR="09FFFE8E" w:rsidRPr="00AD7B90">
        <w:rPr>
          <w:rFonts w:ascii="Arial" w:eastAsia="Arial" w:hAnsi="Arial" w:cs="Arial"/>
          <w:lang w:val="pt-BR"/>
        </w:rPr>
        <w:t xml:space="preserve">a área de vendas que consideravelmente sofrerá com a falta de produtos, o excesso de outros </w:t>
      </w:r>
      <w:r w:rsidR="106694F2" w:rsidRPr="00AD7B90">
        <w:rPr>
          <w:rFonts w:ascii="Arial" w:eastAsia="Arial" w:hAnsi="Arial" w:cs="Arial"/>
          <w:lang w:val="pt-BR"/>
        </w:rPr>
        <w:t>e a falha de comunicação pela inexistência de um banco de dados.</w:t>
      </w:r>
    </w:p>
    <w:p w14:paraId="2B3E9B9B" w14:textId="148747AF" w:rsidR="5BC33D73" w:rsidRPr="00AD7B90" w:rsidRDefault="5BC33D73" w:rsidP="00AD7B90">
      <w:pPr>
        <w:spacing w:line="360" w:lineRule="auto"/>
        <w:ind w:firstLine="720"/>
        <w:jc w:val="both"/>
        <w:rPr>
          <w:rFonts w:ascii="Arial" w:eastAsia="Arial" w:hAnsi="Arial" w:cs="Arial"/>
          <w:lang w:val="pt-BR"/>
        </w:rPr>
      </w:pPr>
      <w:r w:rsidRPr="00AD7B90">
        <w:rPr>
          <w:rFonts w:ascii="Arial" w:eastAsia="Arial" w:hAnsi="Arial" w:cs="Arial"/>
          <w:lang w:val="pt-BR"/>
        </w:rPr>
        <w:t xml:space="preserve">Com esse panorama, compreendemos que a criação e </w:t>
      </w:r>
      <w:proofErr w:type="gramStart"/>
      <w:r w:rsidRPr="00AD7B90">
        <w:rPr>
          <w:rFonts w:ascii="Arial" w:eastAsia="Arial" w:hAnsi="Arial" w:cs="Arial"/>
          <w:lang w:val="pt-BR"/>
        </w:rPr>
        <w:t>implementação</w:t>
      </w:r>
      <w:proofErr w:type="gramEnd"/>
      <w:r w:rsidRPr="00AD7B90">
        <w:rPr>
          <w:rFonts w:ascii="Arial" w:eastAsia="Arial" w:hAnsi="Arial" w:cs="Arial"/>
          <w:lang w:val="pt-BR"/>
        </w:rPr>
        <w:t xml:space="preserve"> de um banco de dados na Adega Almeida</w:t>
      </w:r>
      <w:r w:rsidR="646307B0" w:rsidRPr="00AD7B90">
        <w:rPr>
          <w:rFonts w:ascii="Arial" w:eastAsia="Arial" w:hAnsi="Arial" w:cs="Arial"/>
          <w:lang w:val="pt-BR"/>
        </w:rPr>
        <w:t xml:space="preserve">, pode gerar uma melhor gestão de estoque e dos produtos armazenados, </w:t>
      </w:r>
      <w:r w:rsidR="00EA62EB" w:rsidRPr="00AD7B90">
        <w:rPr>
          <w:rFonts w:ascii="Arial" w:eastAsia="Arial" w:hAnsi="Arial" w:cs="Arial"/>
          <w:lang w:val="pt-BR"/>
        </w:rPr>
        <w:t xml:space="preserve">e </w:t>
      </w:r>
      <w:r w:rsidR="646307B0" w:rsidRPr="00AD7B90">
        <w:rPr>
          <w:rFonts w:ascii="Arial" w:eastAsia="Arial" w:hAnsi="Arial" w:cs="Arial"/>
          <w:lang w:val="pt-BR"/>
        </w:rPr>
        <w:t xml:space="preserve">com a </w:t>
      </w:r>
      <w:r w:rsidR="75EDDD02" w:rsidRPr="00AD7B90">
        <w:rPr>
          <w:rFonts w:ascii="Arial" w:eastAsia="Arial" w:hAnsi="Arial" w:cs="Arial"/>
          <w:lang w:val="pt-BR"/>
        </w:rPr>
        <w:t>geração</w:t>
      </w:r>
      <w:r w:rsidR="646307B0" w:rsidRPr="00AD7B90">
        <w:rPr>
          <w:rFonts w:ascii="Arial" w:eastAsia="Arial" w:hAnsi="Arial" w:cs="Arial"/>
          <w:lang w:val="pt-BR"/>
        </w:rPr>
        <w:t xml:space="preserve"> de relatórios uma melhor compreensão de quais decisões são as melhores para o negócio</w:t>
      </w:r>
      <w:r w:rsidR="1F5EBC79" w:rsidRPr="00AD7B90">
        <w:rPr>
          <w:rFonts w:ascii="Arial" w:eastAsia="Arial" w:hAnsi="Arial" w:cs="Arial"/>
          <w:lang w:val="pt-BR"/>
        </w:rPr>
        <w:t>.</w:t>
      </w:r>
    </w:p>
    <w:p w14:paraId="200DA7D6" w14:textId="77777777" w:rsidR="008646DA" w:rsidRPr="00AD7B90" w:rsidRDefault="0D50FC5C" w:rsidP="00AD7B90">
      <w:pPr>
        <w:spacing w:line="360" w:lineRule="auto"/>
        <w:ind w:firstLine="720"/>
        <w:jc w:val="both"/>
        <w:rPr>
          <w:rFonts w:ascii="Arial" w:eastAsia="Arial" w:hAnsi="Arial" w:cs="Arial"/>
          <w:lang w:val="pt-BR"/>
        </w:rPr>
      </w:pPr>
      <w:r w:rsidRPr="00AD7B90">
        <w:rPr>
          <w:rFonts w:ascii="Arial" w:eastAsia="Arial" w:hAnsi="Arial" w:cs="Arial"/>
          <w:lang w:val="pt-BR"/>
        </w:rPr>
        <w:t>Este documento tem como objetivo identificar o estado atual da Adega Almeida sob o ponto de vista de negócio para a elaboração de uma pr</w:t>
      </w:r>
      <w:r w:rsidR="1829FA72" w:rsidRPr="00AD7B90">
        <w:rPr>
          <w:rFonts w:ascii="Arial" w:eastAsia="Arial" w:hAnsi="Arial" w:cs="Arial"/>
          <w:lang w:val="pt-BR"/>
        </w:rPr>
        <w:t>oposta de solução para o estoque da adega contemplando a modelagem de dados, inserção de dados, consultas e relatórios.</w:t>
      </w:r>
    </w:p>
    <w:p w14:paraId="3E68683C" w14:textId="77777777" w:rsidR="00AD7B90" w:rsidRDefault="1F5EBC79" w:rsidP="00AD7B90">
      <w:pPr>
        <w:spacing w:line="360" w:lineRule="auto"/>
        <w:ind w:firstLine="720"/>
        <w:jc w:val="both"/>
        <w:rPr>
          <w:rFonts w:ascii="Arial" w:eastAsia="Arial" w:hAnsi="Arial" w:cs="Arial"/>
          <w:lang w:val="pt-BR"/>
        </w:rPr>
      </w:pPr>
      <w:r w:rsidRPr="00AD7B90">
        <w:rPr>
          <w:rFonts w:ascii="Arial" w:eastAsia="Arial" w:hAnsi="Arial" w:cs="Arial"/>
          <w:lang w:val="pt-BR"/>
        </w:rPr>
        <w:t xml:space="preserve"> </w:t>
      </w:r>
      <w:r w:rsidR="5BC33D73" w:rsidRPr="00AD7B90">
        <w:rPr>
          <w:rFonts w:ascii="Arial" w:eastAsia="Arial" w:hAnsi="Arial" w:cs="Arial"/>
          <w:lang w:val="pt-BR"/>
        </w:rPr>
        <w:t xml:space="preserve"> </w:t>
      </w:r>
      <w:r w:rsidR="6F94E329" w:rsidRPr="00AD7B90">
        <w:rPr>
          <w:rFonts w:ascii="Arial" w:eastAsia="Arial" w:hAnsi="Arial" w:cs="Arial"/>
          <w:lang w:val="pt-BR"/>
        </w:rPr>
        <w:t xml:space="preserve"> </w:t>
      </w:r>
      <w:bookmarkStart w:id="9" w:name="_Toc512930905"/>
      <w:bookmarkStart w:id="10" w:name="_Toc456600921"/>
      <w:bookmarkStart w:id="11" w:name="_Toc456598590"/>
      <w:bookmarkStart w:id="12" w:name="_Toc64929737"/>
    </w:p>
    <w:p w14:paraId="1D9682E8" w14:textId="5B391379" w:rsidR="3819FD24" w:rsidRPr="00AD7B90" w:rsidRDefault="00AD7B90" w:rsidP="00AD7B90">
      <w:pPr>
        <w:spacing w:line="360" w:lineRule="auto"/>
        <w:jc w:val="both"/>
        <w:rPr>
          <w:rFonts w:ascii="Arial" w:eastAsia="Arial" w:hAnsi="Arial" w:cs="Arial"/>
          <w:b/>
          <w:lang w:val="pt-BR"/>
        </w:rPr>
      </w:pPr>
      <w:r w:rsidRPr="00AD7B90">
        <w:rPr>
          <w:rFonts w:ascii="Arial" w:eastAsia="Arial" w:hAnsi="Arial" w:cs="Arial"/>
          <w:b/>
          <w:lang w:val="pt-BR"/>
        </w:rPr>
        <w:t xml:space="preserve">1.1 </w:t>
      </w:r>
      <w:r w:rsidR="1B93B7D3" w:rsidRPr="00AD7B90">
        <w:rPr>
          <w:rFonts w:ascii="Arial" w:hAnsi="Arial" w:cs="Arial"/>
          <w:b/>
          <w:lang w:val="pt-BR"/>
        </w:rPr>
        <w:t>Referências</w:t>
      </w:r>
      <w:bookmarkEnd w:id="9"/>
      <w:bookmarkEnd w:id="10"/>
      <w:bookmarkEnd w:id="11"/>
      <w:bookmarkEnd w:id="12"/>
    </w:p>
    <w:p w14:paraId="45C6A8DD" w14:textId="77777777" w:rsidR="008646DA" w:rsidRPr="00AD7B90" w:rsidRDefault="008646DA" w:rsidP="00AD7B90">
      <w:pPr>
        <w:jc w:val="both"/>
        <w:rPr>
          <w:rFonts w:ascii="Arial" w:hAnsi="Arial" w:cs="Arial"/>
          <w:lang w:val="pt-BR"/>
        </w:rPr>
      </w:pPr>
    </w:p>
    <w:p w14:paraId="7148F5EE" w14:textId="6E8E6063" w:rsidR="008646DA" w:rsidRPr="00AD7B90" w:rsidRDefault="0401C091" w:rsidP="00AD7B90">
      <w:pPr>
        <w:spacing w:line="360" w:lineRule="auto"/>
        <w:jc w:val="both"/>
        <w:rPr>
          <w:rFonts w:ascii="Arial" w:eastAsia="Arial" w:hAnsi="Arial" w:cs="Arial"/>
          <w:color w:val="000000" w:themeColor="text1"/>
          <w:lang w:val="pt-BR"/>
        </w:rPr>
      </w:pPr>
      <w:r w:rsidRPr="00AD7B90">
        <w:rPr>
          <w:rFonts w:ascii="Arial" w:eastAsia="Arial" w:hAnsi="Arial" w:cs="Arial"/>
          <w:color w:val="000000" w:themeColor="text1"/>
          <w:lang w:val="pt-BR"/>
        </w:rPr>
        <w:t xml:space="preserve">MAXIMIANO, A. C. A. </w:t>
      </w:r>
      <w:r w:rsidRPr="00AD7B90">
        <w:rPr>
          <w:rFonts w:ascii="Arial" w:eastAsia="Arial" w:hAnsi="Arial" w:cs="Arial"/>
          <w:b/>
          <w:bCs/>
          <w:color w:val="000000" w:themeColor="text1"/>
          <w:lang w:val="pt-BR"/>
        </w:rPr>
        <w:t>Administração para empreendedores:</w:t>
      </w:r>
      <w:r w:rsidRPr="00AD7B90">
        <w:rPr>
          <w:rFonts w:ascii="Arial" w:eastAsia="Arial" w:hAnsi="Arial" w:cs="Arial"/>
          <w:color w:val="000000" w:themeColor="text1"/>
          <w:lang w:val="pt-BR"/>
        </w:rPr>
        <w:t xml:space="preserve"> fundamentos da criação e da gestão de novos negócios. 2ª ed. São Paulo: Pearson Prentice Hall, 2011.</w:t>
      </w:r>
    </w:p>
    <w:p w14:paraId="6714B26B" w14:textId="77777777" w:rsidR="008646DA" w:rsidRPr="00AD7B90" w:rsidRDefault="008646DA" w:rsidP="00AD7B90">
      <w:pPr>
        <w:spacing w:line="360" w:lineRule="auto"/>
        <w:jc w:val="both"/>
        <w:rPr>
          <w:ins w:id="13" w:author="ANA PAULA GONcALVES SERRA" w:date="2021-09-10T17:49:00Z"/>
          <w:rFonts w:ascii="Arial" w:eastAsia="Arial" w:hAnsi="Arial" w:cs="Arial"/>
          <w:color w:val="000000" w:themeColor="text1"/>
          <w:lang w:val="pt-BR"/>
        </w:rPr>
      </w:pPr>
    </w:p>
    <w:p w14:paraId="2D8FC3E4" w14:textId="425EB78A" w:rsidR="3819FD24" w:rsidRPr="00AD7B90" w:rsidRDefault="3422D87E" w:rsidP="00AD7B90">
      <w:pPr>
        <w:spacing w:line="360" w:lineRule="auto"/>
        <w:jc w:val="both"/>
        <w:rPr>
          <w:rFonts w:ascii="Arial" w:eastAsia="Arial" w:hAnsi="Arial" w:cs="Arial"/>
          <w:color w:val="000000" w:themeColor="text1"/>
          <w:lang w:val="pt-BR"/>
        </w:rPr>
      </w:pPr>
      <w:r w:rsidRPr="00AD7B90">
        <w:rPr>
          <w:rFonts w:ascii="Arial" w:eastAsia="Arial" w:hAnsi="Arial" w:cs="Arial"/>
          <w:color w:val="000000" w:themeColor="text1"/>
          <w:lang w:val="pt-BR"/>
        </w:rPr>
        <w:t xml:space="preserve">SERRA, Ana Paula. Projeto Integrador I: Tema e Escopo. </w:t>
      </w:r>
      <w:r w:rsidRPr="00AD7B90">
        <w:rPr>
          <w:rFonts w:ascii="Arial" w:eastAsia="Arial" w:hAnsi="Arial" w:cs="Arial"/>
          <w:i/>
          <w:iCs/>
          <w:color w:val="000000" w:themeColor="text1"/>
          <w:lang w:val="pt-BR"/>
        </w:rPr>
        <w:t>In</w:t>
      </w:r>
      <w:r w:rsidRPr="00AD7B90">
        <w:rPr>
          <w:rFonts w:ascii="Arial" w:eastAsia="Arial" w:hAnsi="Arial" w:cs="Arial"/>
          <w:color w:val="000000" w:themeColor="text1"/>
          <w:lang w:val="pt-BR"/>
        </w:rPr>
        <w:t xml:space="preserve">: </w:t>
      </w:r>
      <w:r w:rsidRPr="00AD7B90">
        <w:rPr>
          <w:rFonts w:ascii="Arial" w:eastAsia="Arial" w:hAnsi="Arial" w:cs="Arial"/>
          <w:b/>
          <w:bCs/>
          <w:color w:val="000000" w:themeColor="text1"/>
          <w:lang w:val="pt-BR"/>
        </w:rPr>
        <w:t>Projeto Integrador I - Tema e Escopo.pdf</w:t>
      </w:r>
      <w:r w:rsidRPr="00AD7B90">
        <w:rPr>
          <w:rFonts w:ascii="Arial" w:eastAsia="Arial" w:hAnsi="Arial" w:cs="Arial"/>
          <w:color w:val="000000" w:themeColor="text1"/>
          <w:lang w:val="pt-BR"/>
        </w:rPr>
        <w:t>. [</w:t>
      </w:r>
      <w:r w:rsidRPr="00AD7B90">
        <w:rPr>
          <w:rFonts w:ascii="Arial" w:eastAsia="Arial" w:hAnsi="Arial" w:cs="Arial"/>
          <w:i/>
          <w:iCs/>
          <w:color w:val="000000" w:themeColor="text1"/>
          <w:lang w:val="pt-BR"/>
        </w:rPr>
        <w:t>S. l.</w:t>
      </w:r>
      <w:r w:rsidRPr="00AD7B90">
        <w:rPr>
          <w:rFonts w:ascii="Arial" w:eastAsia="Arial" w:hAnsi="Arial" w:cs="Arial"/>
          <w:color w:val="000000" w:themeColor="text1"/>
          <w:lang w:val="pt-BR"/>
        </w:rPr>
        <w:t>], 22 set. 2021. Disponível em: file:///C:/Users/Dell/Downloads/Aula%202%20-%20PI%20-%</w:t>
      </w:r>
      <w:proofErr w:type="gramStart"/>
      <w:r w:rsidRPr="00AD7B90">
        <w:rPr>
          <w:rFonts w:ascii="Arial" w:eastAsia="Arial" w:hAnsi="Arial" w:cs="Arial"/>
          <w:color w:val="000000" w:themeColor="text1"/>
          <w:lang w:val="pt-BR"/>
        </w:rPr>
        <w:t>20Tema</w:t>
      </w:r>
      <w:proofErr w:type="gramEnd"/>
      <w:r w:rsidRPr="00AD7B90">
        <w:rPr>
          <w:rFonts w:ascii="Arial" w:eastAsia="Arial" w:hAnsi="Arial" w:cs="Arial"/>
          <w:color w:val="000000" w:themeColor="text1"/>
          <w:lang w:val="pt-BR"/>
        </w:rPr>
        <w:t>%20e%20Escopo.pdf. Acesso em: 22 set. 2021.</w:t>
      </w:r>
    </w:p>
    <w:p w14:paraId="64D3D4CD" w14:textId="77777777" w:rsidR="003C33DF" w:rsidRPr="00AD7B90" w:rsidRDefault="003C33DF" w:rsidP="00AD7B90">
      <w:pPr>
        <w:spacing w:line="360" w:lineRule="auto"/>
        <w:jc w:val="both"/>
        <w:rPr>
          <w:rFonts w:ascii="Arial" w:eastAsia="Arial" w:hAnsi="Arial" w:cs="Arial"/>
          <w:color w:val="000000" w:themeColor="text1"/>
          <w:lang w:val="pt-BR"/>
        </w:rPr>
      </w:pPr>
    </w:p>
    <w:p w14:paraId="2B5F8EC0" w14:textId="204A062D" w:rsidR="003C33DF" w:rsidRPr="00AD7B90" w:rsidRDefault="003C33DF" w:rsidP="00AD7B90">
      <w:pPr>
        <w:pStyle w:val="paragraph"/>
        <w:spacing w:before="0" w:beforeAutospacing="0" w:after="0" w:afterAutospacing="0"/>
        <w:jc w:val="both"/>
        <w:textAlignment w:val="baseline"/>
        <w:rPr>
          <w:rFonts w:ascii="Arial" w:hAnsi="Arial" w:cs="Arial"/>
          <w:sz w:val="20"/>
          <w:szCs w:val="20"/>
        </w:rPr>
      </w:pPr>
      <w:r w:rsidRPr="00AD7B90">
        <w:rPr>
          <w:rStyle w:val="normaltextrun"/>
          <w:rFonts w:ascii="Arial" w:hAnsi="Arial" w:cs="Arial"/>
          <w:sz w:val="20"/>
          <w:szCs w:val="20"/>
        </w:rPr>
        <w:t>CONTA, Azul. Software Conta</w:t>
      </w:r>
      <w:r w:rsidR="003C0877" w:rsidRPr="00AD7B90">
        <w:rPr>
          <w:rStyle w:val="normaltextrun"/>
          <w:rFonts w:ascii="Arial" w:hAnsi="Arial" w:cs="Arial"/>
          <w:sz w:val="20"/>
          <w:szCs w:val="20"/>
        </w:rPr>
        <w:t xml:space="preserve"> </w:t>
      </w:r>
      <w:r w:rsidRPr="00AD7B90">
        <w:rPr>
          <w:rStyle w:val="normaltextrun"/>
          <w:rFonts w:ascii="Arial" w:hAnsi="Arial" w:cs="Arial"/>
          <w:sz w:val="20"/>
          <w:szCs w:val="20"/>
        </w:rPr>
        <w:t>Azul.</w:t>
      </w:r>
      <w:r w:rsidRPr="00AD7B90">
        <w:rPr>
          <w:rStyle w:val="normaltextrun"/>
          <w:rFonts w:ascii="Arial" w:hAnsi="Arial" w:cs="Arial"/>
          <w:b/>
          <w:bCs/>
          <w:sz w:val="20"/>
          <w:szCs w:val="20"/>
        </w:rPr>
        <w:t> </w:t>
      </w:r>
      <w:r w:rsidRPr="00AD7B90">
        <w:rPr>
          <w:rStyle w:val="normaltextrun"/>
          <w:rFonts w:ascii="Arial" w:hAnsi="Arial" w:cs="Arial"/>
          <w:sz w:val="20"/>
          <w:szCs w:val="20"/>
        </w:rPr>
        <w:t>Joinville, 2013. Disponível em: &lt;</w:t>
      </w:r>
      <w:r w:rsidRPr="00AD7B90">
        <w:rPr>
          <w:rStyle w:val="eop"/>
          <w:rFonts w:ascii="Arial" w:hAnsi="Arial" w:cs="Arial"/>
          <w:sz w:val="20"/>
          <w:szCs w:val="20"/>
        </w:rPr>
        <w:t> </w:t>
      </w:r>
    </w:p>
    <w:p w14:paraId="0BF42B8D" w14:textId="77777777" w:rsidR="003C33DF" w:rsidRPr="00AD7B90" w:rsidRDefault="003C33DF" w:rsidP="00AD7B90">
      <w:pPr>
        <w:pStyle w:val="paragraph"/>
        <w:spacing w:before="0" w:beforeAutospacing="0" w:after="0" w:afterAutospacing="0"/>
        <w:jc w:val="both"/>
        <w:textAlignment w:val="baseline"/>
        <w:rPr>
          <w:rFonts w:ascii="Arial" w:hAnsi="Arial" w:cs="Arial"/>
          <w:sz w:val="20"/>
          <w:szCs w:val="20"/>
        </w:rPr>
      </w:pPr>
      <w:proofErr w:type="gramStart"/>
      <w:r w:rsidRPr="00AD7B90">
        <w:rPr>
          <w:rStyle w:val="normaltextrun"/>
          <w:rFonts w:ascii="Arial" w:hAnsi="Arial" w:cs="Arial"/>
          <w:sz w:val="20"/>
          <w:szCs w:val="20"/>
        </w:rPr>
        <w:t>https</w:t>
      </w:r>
      <w:proofErr w:type="gramEnd"/>
      <w:r w:rsidRPr="00AD7B90">
        <w:rPr>
          <w:rStyle w:val="normaltextrun"/>
          <w:rFonts w:ascii="Arial" w:hAnsi="Arial" w:cs="Arial"/>
          <w:sz w:val="20"/>
          <w:szCs w:val="20"/>
        </w:rPr>
        <w:t>://contaazul.com&gt;. Acesso em: 25 de setembro de 2021</w:t>
      </w:r>
      <w:r w:rsidRPr="00AD7B90">
        <w:rPr>
          <w:rStyle w:val="eop"/>
          <w:rFonts w:ascii="Arial" w:hAnsi="Arial" w:cs="Arial"/>
          <w:sz w:val="20"/>
          <w:szCs w:val="20"/>
        </w:rPr>
        <w:t> </w:t>
      </w:r>
    </w:p>
    <w:p w14:paraId="313784DC" w14:textId="77777777" w:rsidR="003C33DF" w:rsidRPr="00AD7B90" w:rsidRDefault="003C33DF" w:rsidP="00AD7B90">
      <w:pPr>
        <w:pStyle w:val="paragraph"/>
        <w:spacing w:before="0" w:beforeAutospacing="0" w:after="0" w:afterAutospacing="0"/>
        <w:jc w:val="both"/>
        <w:textAlignment w:val="baseline"/>
        <w:rPr>
          <w:rStyle w:val="eop"/>
          <w:rFonts w:ascii="Arial" w:hAnsi="Arial" w:cs="Arial"/>
          <w:sz w:val="20"/>
          <w:szCs w:val="20"/>
        </w:rPr>
      </w:pPr>
      <w:r w:rsidRPr="00AD7B90">
        <w:rPr>
          <w:rStyle w:val="normaltextrun"/>
          <w:rFonts w:ascii="Arial" w:hAnsi="Arial" w:cs="Arial"/>
          <w:sz w:val="20"/>
          <w:szCs w:val="20"/>
        </w:rPr>
        <w:t>FERNANDES, Daniela. Adegas de cerveja são alternativas para o consumidor, São Paulo, 2020. Disponível em &lt;</w:t>
      </w:r>
      <w:proofErr w:type="gramStart"/>
      <w:r w:rsidRPr="00AD7B90">
        <w:rPr>
          <w:rStyle w:val="normaltextrun"/>
          <w:rFonts w:ascii="Arial" w:hAnsi="Arial" w:cs="Arial"/>
          <w:sz w:val="20"/>
          <w:szCs w:val="20"/>
        </w:rPr>
        <w:t>https</w:t>
      </w:r>
      <w:proofErr w:type="gramEnd"/>
      <w:r w:rsidRPr="00AD7B90">
        <w:rPr>
          <w:rStyle w:val="normaltextrun"/>
          <w:rFonts w:ascii="Arial" w:hAnsi="Arial" w:cs="Arial"/>
          <w:sz w:val="20"/>
          <w:szCs w:val="20"/>
        </w:rPr>
        <w:t>://www.jj.com.br/jundiai/2020/12/110867-adegas-de-cerveja-sao-alternativas-para-o-consumidor.html</w:t>
      </w:r>
      <w:r w:rsidRPr="00AD7B90">
        <w:rPr>
          <w:rStyle w:val="normaltextrun"/>
          <w:rFonts w:ascii="Arial" w:hAnsi="Arial" w:cs="Arial"/>
          <w:sz w:val="20"/>
          <w:szCs w:val="20"/>
          <w:u w:val="single"/>
        </w:rPr>
        <w:t>&gt;. </w:t>
      </w:r>
      <w:r w:rsidRPr="00AD7B90">
        <w:rPr>
          <w:rStyle w:val="normaltextrun"/>
          <w:rFonts w:ascii="Arial" w:hAnsi="Arial" w:cs="Arial"/>
          <w:sz w:val="20"/>
          <w:szCs w:val="20"/>
        </w:rPr>
        <w:t>Acesso em 12 de setembro de 2021.</w:t>
      </w:r>
      <w:r w:rsidRPr="00AD7B90">
        <w:rPr>
          <w:rStyle w:val="eop"/>
          <w:rFonts w:ascii="Arial" w:hAnsi="Arial" w:cs="Arial"/>
          <w:sz w:val="20"/>
          <w:szCs w:val="20"/>
        </w:rPr>
        <w:t> </w:t>
      </w:r>
    </w:p>
    <w:p w14:paraId="2D97AC31" w14:textId="77777777" w:rsidR="003C33DF" w:rsidRPr="00AD7B90" w:rsidRDefault="003C33DF" w:rsidP="00AD7B90">
      <w:pPr>
        <w:pStyle w:val="paragraph"/>
        <w:spacing w:before="0" w:beforeAutospacing="0" w:after="0" w:afterAutospacing="0"/>
        <w:jc w:val="both"/>
        <w:textAlignment w:val="baseline"/>
        <w:rPr>
          <w:rStyle w:val="eop"/>
          <w:rFonts w:ascii="Arial" w:hAnsi="Arial" w:cs="Arial"/>
          <w:sz w:val="20"/>
          <w:szCs w:val="20"/>
        </w:rPr>
      </w:pPr>
    </w:p>
    <w:p w14:paraId="24C92AFE" w14:textId="77777777" w:rsidR="003C33DF" w:rsidRPr="00AD7B90" w:rsidRDefault="003C33DF" w:rsidP="00AD7B90">
      <w:pPr>
        <w:pStyle w:val="paragraph"/>
        <w:spacing w:before="0" w:beforeAutospacing="0" w:after="0" w:afterAutospacing="0"/>
        <w:jc w:val="both"/>
        <w:textAlignment w:val="baseline"/>
        <w:rPr>
          <w:rFonts w:ascii="Arial" w:hAnsi="Arial" w:cs="Arial"/>
          <w:sz w:val="20"/>
          <w:szCs w:val="20"/>
        </w:rPr>
      </w:pPr>
    </w:p>
    <w:p w14:paraId="39F0AE16" w14:textId="77777777" w:rsidR="003C33DF" w:rsidRPr="00AD7B90" w:rsidRDefault="003C33DF" w:rsidP="00AD7B90">
      <w:pPr>
        <w:pStyle w:val="paragraph"/>
        <w:spacing w:before="0" w:beforeAutospacing="0" w:after="0" w:afterAutospacing="0"/>
        <w:jc w:val="both"/>
        <w:textAlignment w:val="baseline"/>
        <w:rPr>
          <w:rStyle w:val="eop"/>
          <w:rFonts w:ascii="Arial" w:hAnsi="Arial" w:cs="Arial"/>
          <w:sz w:val="20"/>
          <w:szCs w:val="20"/>
        </w:rPr>
      </w:pPr>
      <w:r w:rsidRPr="00AD7B90">
        <w:rPr>
          <w:rStyle w:val="normaltextrun"/>
          <w:rFonts w:ascii="Arial" w:hAnsi="Arial" w:cs="Arial"/>
          <w:sz w:val="20"/>
          <w:szCs w:val="20"/>
        </w:rPr>
        <w:lastRenderedPageBreak/>
        <w:t>NAKAGAW, Marcelo. Ferramenta: ANÁLISE SWOT (CLÁSSICO), São Paulo, 2011. Disponível em &lt; www.sebrae.com.br/Sebrae/Portal%</w:t>
      </w:r>
      <w:proofErr w:type="gramStart"/>
      <w:r w:rsidRPr="00AD7B90">
        <w:rPr>
          <w:rStyle w:val="normaltextrun"/>
          <w:rFonts w:ascii="Arial" w:hAnsi="Arial" w:cs="Arial"/>
          <w:sz w:val="20"/>
          <w:szCs w:val="20"/>
        </w:rPr>
        <w:t>20Sebrae</w:t>
      </w:r>
      <w:proofErr w:type="gramEnd"/>
      <w:r w:rsidRPr="00AD7B90">
        <w:rPr>
          <w:rStyle w:val="normaltextrun"/>
          <w:rFonts w:ascii="Arial" w:hAnsi="Arial" w:cs="Arial"/>
          <w:sz w:val="20"/>
          <w:szCs w:val="20"/>
        </w:rPr>
        <w:t>/Anexos/ME_Analise-Swot.PDF&gt;. Acesso em 22 de setembro de 2021. </w:t>
      </w:r>
      <w:proofErr w:type="gramStart"/>
      <w:r w:rsidRPr="00AD7B90">
        <w:rPr>
          <w:rStyle w:val="eop"/>
          <w:rFonts w:ascii="Arial" w:hAnsi="Arial" w:cs="Arial"/>
          <w:sz w:val="20"/>
          <w:szCs w:val="20"/>
        </w:rPr>
        <w:t> </w:t>
      </w:r>
    </w:p>
    <w:p w14:paraId="2EB5A6F9" w14:textId="77777777" w:rsidR="003C33DF" w:rsidRPr="00AD7B90" w:rsidRDefault="003C33DF" w:rsidP="00AD7B90">
      <w:pPr>
        <w:pStyle w:val="paragraph"/>
        <w:spacing w:before="0" w:beforeAutospacing="0" w:after="0" w:afterAutospacing="0"/>
        <w:jc w:val="both"/>
        <w:textAlignment w:val="baseline"/>
        <w:rPr>
          <w:rStyle w:val="eop"/>
          <w:rFonts w:ascii="Arial" w:hAnsi="Arial" w:cs="Arial"/>
          <w:sz w:val="20"/>
          <w:szCs w:val="20"/>
        </w:rPr>
      </w:pPr>
      <w:proofErr w:type="gramEnd"/>
    </w:p>
    <w:p w14:paraId="52731487" w14:textId="77777777" w:rsidR="003C33DF" w:rsidRPr="00AD7B90" w:rsidRDefault="003C33DF" w:rsidP="00AD7B90">
      <w:pPr>
        <w:pStyle w:val="paragraph"/>
        <w:spacing w:before="0" w:beforeAutospacing="0" w:after="0" w:afterAutospacing="0"/>
        <w:jc w:val="both"/>
        <w:textAlignment w:val="baseline"/>
        <w:rPr>
          <w:rFonts w:ascii="Arial" w:hAnsi="Arial" w:cs="Arial"/>
          <w:sz w:val="20"/>
          <w:szCs w:val="20"/>
        </w:rPr>
      </w:pPr>
    </w:p>
    <w:p w14:paraId="61534460" w14:textId="77777777" w:rsidR="003C33DF" w:rsidRPr="00AD7B90" w:rsidRDefault="003C33DF" w:rsidP="00AD7B90">
      <w:pPr>
        <w:pStyle w:val="paragraph"/>
        <w:spacing w:before="0" w:beforeAutospacing="0" w:after="0" w:afterAutospacing="0"/>
        <w:jc w:val="both"/>
        <w:textAlignment w:val="baseline"/>
        <w:rPr>
          <w:rFonts w:ascii="Arial" w:hAnsi="Arial" w:cs="Arial"/>
          <w:sz w:val="20"/>
          <w:szCs w:val="20"/>
        </w:rPr>
      </w:pPr>
      <w:r w:rsidRPr="00AD7B90">
        <w:rPr>
          <w:rStyle w:val="normaltextrun"/>
          <w:rFonts w:ascii="Arial" w:hAnsi="Arial" w:cs="Arial"/>
          <w:sz w:val="20"/>
          <w:szCs w:val="20"/>
        </w:rPr>
        <w:t>ALVARENGA, Darlan. </w:t>
      </w:r>
      <w:r w:rsidRPr="00AD7B90">
        <w:rPr>
          <w:rStyle w:val="normaltextrun"/>
          <w:rFonts w:ascii="Arial" w:hAnsi="Arial" w:cs="Arial"/>
          <w:color w:val="111111"/>
          <w:sz w:val="20"/>
          <w:szCs w:val="20"/>
        </w:rPr>
        <w:t>Consumo de cerveja 'migra' para dentro de casa e volume de vendas no Brasil é o maior desde 2014, São Paulo, 2021. Disponível em &lt;</w:t>
      </w:r>
      <w:proofErr w:type="gramStart"/>
      <w:r w:rsidRPr="00AD7B90">
        <w:rPr>
          <w:rStyle w:val="normaltextrun"/>
          <w:rFonts w:ascii="Arial" w:hAnsi="Arial" w:cs="Arial"/>
          <w:sz w:val="20"/>
          <w:szCs w:val="20"/>
        </w:rPr>
        <w:t>https</w:t>
      </w:r>
      <w:proofErr w:type="gramEnd"/>
      <w:r w:rsidRPr="00AD7B90">
        <w:rPr>
          <w:rStyle w:val="normaltextrun"/>
          <w:rFonts w:ascii="Arial" w:hAnsi="Arial" w:cs="Arial"/>
          <w:sz w:val="20"/>
          <w:szCs w:val="20"/>
        </w:rPr>
        <w:t>://g1.globo.com/economia/noticia/2021/05/23/consumo-de-cerveja-migra-para-dentro-de-casa-e-volume-de-vendas-no-brasil-e-o-maior-desde-2014.ghtml&gt; Acesso em 15 de setembro de 2021. </w:t>
      </w:r>
      <w:r w:rsidRPr="00AD7B90">
        <w:rPr>
          <w:rStyle w:val="eop"/>
          <w:rFonts w:ascii="Arial" w:hAnsi="Arial" w:cs="Arial"/>
          <w:sz w:val="20"/>
          <w:szCs w:val="20"/>
        </w:rPr>
        <w:t> </w:t>
      </w:r>
    </w:p>
    <w:p w14:paraId="5EB2210A" w14:textId="77777777" w:rsidR="00C10A58" w:rsidRPr="00AD7B90" w:rsidRDefault="00C10A58" w:rsidP="00AD7B90">
      <w:pPr>
        <w:spacing w:line="360" w:lineRule="auto"/>
        <w:jc w:val="both"/>
        <w:rPr>
          <w:rFonts w:ascii="Arial" w:hAnsi="Arial" w:cs="Arial"/>
          <w:lang w:val="pt-BR"/>
        </w:rPr>
      </w:pPr>
    </w:p>
    <w:p w14:paraId="15054EF2" w14:textId="604B1386" w:rsidR="00AC607A" w:rsidRPr="00AD7B90" w:rsidRDefault="009C4C6F" w:rsidP="00AD7B90">
      <w:pPr>
        <w:pStyle w:val="Ttulo1"/>
        <w:spacing w:line="360" w:lineRule="auto"/>
        <w:ind w:left="284" w:hanging="284"/>
        <w:jc w:val="both"/>
        <w:rPr>
          <w:rFonts w:cs="Arial"/>
          <w:sz w:val="20"/>
          <w:szCs w:val="20"/>
          <w:lang w:val="pt-BR"/>
        </w:rPr>
      </w:pPr>
      <w:bookmarkStart w:id="14" w:name="_Toc512930906"/>
      <w:bookmarkStart w:id="15" w:name="_Toc64929738"/>
      <w:r w:rsidRPr="00AD7B90">
        <w:rPr>
          <w:rFonts w:cs="Arial"/>
          <w:sz w:val="20"/>
          <w:szCs w:val="20"/>
          <w:lang w:val="pt-BR"/>
        </w:rPr>
        <w:t>Posicionamento</w:t>
      </w:r>
      <w:bookmarkEnd w:id="7"/>
      <w:bookmarkEnd w:id="8"/>
      <w:bookmarkEnd w:id="14"/>
      <w:bookmarkEnd w:id="15"/>
    </w:p>
    <w:p w14:paraId="07B24F57" w14:textId="77777777" w:rsidR="00AC607A" w:rsidRPr="00AD7B90" w:rsidRDefault="009C4C6F" w:rsidP="00AD7B90">
      <w:pPr>
        <w:pStyle w:val="Ttulo2"/>
        <w:spacing w:line="360" w:lineRule="auto"/>
        <w:jc w:val="both"/>
        <w:rPr>
          <w:rFonts w:cs="Arial"/>
          <w:lang w:val="pt-BR"/>
        </w:rPr>
      </w:pPr>
      <w:bookmarkStart w:id="16" w:name="_Toc512930907"/>
      <w:bookmarkStart w:id="17" w:name="_Toc452813579"/>
      <w:bookmarkStart w:id="18" w:name="_Toc436203379"/>
      <w:bookmarkStart w:id="19" w:name="_Toc64929739"/>
      <w:r w:rsidRPr="00AD7B90">
        <w:rPr>
          <w:rFonts w:cs="Arial"/>
          <w:lang w:val="pt-BR"/>
        </w:rPr>
        <w:t>Descrição do Problema</w:t>
      </w:r>
      <w:bookmarkEnd w:id="16"/>
      <w:bookmarkEnd w:id="17"/>
      <w:bookmarkEnd w:id="18"/>
      <w:bookmarkEnd w:id="19"/>
    </w:p>
    <w:p w14:paraId="15FEEC96" w14:textId="77777777" w:rsidR="00DC7554" w:rsidRPr="00AD7B90" w:rsidRDefault="00DC7554" w:rsidP="00AD7B90">
      <w:pPr>
        <w:spacing w:line="360" w:lineRule="auto"/>
        <w:ind w:firstLine="709"/>
        <w:jc w:val="both"/>
        <w:rPr>
          <w:rFonts w:ascii="Arial" w:hAnsi="Arial" w:cs="Arial"/>
          <w:lang w:val="pt-BR"/>
        </w:rPr>
      </w:pPr>
      <w:r w:rsidRPr="00AD7B90">
        <w:rPr>
          <w:rFonts w:ascii="Arial" w:hAnsi="Arial" w:cs="Arial"/>
          <w:lang w:val="pt-BR"/>
        </w:rPr>
        <w:t xml:space="preserve">A partir da análise de negócio da Adega Almeida, identificou-se que a não informatização do processo de controle de estoque é um problema. O registro de entrada e saída de produtos é feito pelo gestor da adega de forma não estruturada, com uso de papel e caneta e sem uso de ferramentas tecnológicas que possam apoiar o gerenciamento de estoque. Esse problema afeta a eficiência do espaço físico do estoque, que por vezes pode ficar indisponível ou mal aproveitado devido à impossibilidade da análise de um histórico com indicadores que auxiliam na gestão de estoque. A qualidade do que se é vendido também é afetada, uma vez que a informação de validade de produto é verificada apenas no momento da compra com o fornecedor. </w:t>
      </w:r>
    </w:p>
    <w:p w14:paraId="6FC704B7" w14:textId="77777777" w:rsidR="00DC7554" w:rsidRPr="00AD7B90" w:rsidRDefault="00DC7554" w:rsidP="00AD7B90">
      <w:pPr>
        <w:spacing w:line="360" w:lineRule="auto"/>
        <w:ind w:firstLine="709"/>
        <w:jc w:val="both"/>
        <w:rPr>
          <w:rFonts w:ascii="Arial" w:hAnsi="Arial" w:cs="Arial"/>
          <w:lang w:val="pt-BR"/>
        </w:rPr>
      </w:pPr>
      <w:r w:rsidRPr="00AD7B90">
        <w:rPr>
          <w:rFonts w:ascii="Arial" w:hAnsi="Arial" w:cs="Arial"/>
          <w:lang w:val="pt-BR"/>
        </w:rPr>
        <w:t>Esses problemas impactam nas vendas, no abastecimento de produtos mais pedidos, na relação dos clientes com a loja que por consequência impactam no faturamento da empresa e até mesmo em sua sustentabilidade.</w:t>
      </w:r>
    </w:p>
    <w:p w14:paraId="410CD299" w14:textId="77777777" w:rsidR="00DC7554" w:rsidRPr="00AD7B90" w:rsidRDefault="00DC7554" w:rsidP="00AD7B90">
      <w:pPr>
        <w:spacing w:line="360" w:lineRule="auto"/>
        <w:ind w:firstLine="709"/>
        <w:jc w:val="both"/>
        <w:rPr>
          <w:rFonts w:ascii="Arial" w:hAnsi="Arial" w:cs="Arial"/>
          <w:lang w:val="pt-BR"/>
        </w:rPr>
      </w:pPr>
      <w:r w:rsidRPr="00AD7B90">
        <w:rPr>
          <w:rFonts w:ascii="Arial" w:hAnsi="Arial" w:cs="Arial"/>
          <w:lang w:val="pt-BR"/>
        </w:rPr>
        <w:t>Uma boa solução é a agregação de tecnologias nas quais, além de apoiar no processo de estoque, possam fornecer dados e um histórico para que o gestor da adega possa fazer as melhores decisões no setor de estoque com bases em análise de negócio.</w:t>
      </w:r>
    </w:p>
    <w:p w14:paraId="5E9A83A3" w14:textId="2BA4571B" w:rsidR="00AC607A" w:rsidRPr="00AD7B90" w:rsidRDefault="00AC607A" w:rsidP="00AD7B90">
      <w:pPr>
        <w:pStyle w:val="InfoBlue"/>
      </w:pPr>
    </w:p>
    <w:p w14:paraId="1A368E4B" w14:textId="77777777" w:rsidR="00AC607A" w:rsidRPr="00AD7B90" w:rsidRDefault="009C4C6F" w:rsidP="00AD7B90">
      <w:pPr>
        <w:pStyle w:val="Ttulo2"/>
        <w:spacing w:line="360" w:lineRule="auto"/>
        <w:jc w:val="both"/>
        <w:rPr>
          <w:rFonts w:cs="Arial"/>
          <w:lang w:val="pt-BR"/>
        </w:rPr>
      </w:pPr>
      <w:bookmarkStart w:id="20" w:name="_Toc512930908"/>
      <w:bookmarkStart w:id="21" w:name="_Toc452813580"/>
      <w:bookmarkStart w:id="22" w:name="_Toc436203380"/>
      <w:bookmarkStart w:id="23" w:name="_Toc425054392"/>
      <w:bookmarkStart w:id="24" w:name="_Toc422186485"/>
      <w:bookmarkStart w:id="25" w:name="_Toc64929740"/>
      <w:r w:rsidRPr="00AD7B90">
        <w:rPr>
          <w:rFonts w:cs="Arial"/>
          <w:lang w:val="pt-BR"/>
        </w:rPr>
        <w:t>Sentença de Posição do Produto</w:t>
      </w:r>
      <w:bookmarkEnd w:id="20"/>
      <w:bookmarkEnd w:id="21"/>
      <w:bookmarkEnd w:id="22"/>
      <w:bookmarkEnd w:id="23"/>
      <w:bookmarkEnd w:id="24"/>
      <w:bookmarkEnd w:id="25"/>
    </w:p>
    <w:p w14:paraId="39FD908A" w14:textId="06AFC89C" w:rsidR="00AC607A" w:rsidRPr="00AD7B90" w:rsidRDefault="00AC607A" w:rsidP="00AD7B90">
      <w:pPr>
        <w:pStyle w:val="InfoBlue"/>
      </w:pPr>
    </w:p>
    <w:p w14:paraId="3E245DB3" w14:textId="77777777" w:rsidR="00847175" w:rsidRPr="00AD7B90" w:rsidRDefault="00847175" w:rsidP="00AD7B90">
      <w:pPr>
        <w:spacing w:line="360" w:lineRule="auto"/>
        <w:ind w:firstLine="709"/>
        <w:jc w:val="both"/>
        <w:rPr>
          <w:rFonts w:ascii="Arial" w:hAnsi="Arial" w:cs="Arial"/>
          <w:lang w:val="pt-BR"/>
        </w:rPr>
      </w:pPr>
      <w:r w:rsidRPr="00AD7B90">
        <w:rPr>
          <w:rFonts w:ascii="Arial" w:hAnsi="Arial" w:cs="Arial"/>
          <w:lang w:val="pt-BR"/>
        </w:rPr>
        <w:t xml:space="preserve">A solução proposta nesse trabalho é a criação e implantação de uma aplicação chamada Adega Lovers capaz de tornar o processo de controle de estoque mais eficiente, tecnológico e rápido. É uma solução capaz de armazenar dados por intermédio da implantação e </w:t>
      </w:r>
      <w:proofErr w:type="gramStart"/>
      <w:r w:rsidRPr="00AD7B90">
        <w:rPr>
          <w:rFonts w:ascii="Arial" w:hAnsi="Arial" w:cs="Arial"/>
          <w:lang w:val="pt-BR"/>
        </w:rPr>
        <w:t>implementação</w:t>
      </w:r>
      <w:proofErr w:type="gramEnd"/>
      <w:r w:rsidRPr="00AD7B90">
        <w:rPr>
          <w:rFonts w:ascii="Arial" w:hAnsi="Arial" w:cs="Arial"/>
          <w:lang w:val="pt-BR"/>
        </w:rPr>
        <w:t xml:space="preserve"> de um banco de dados possibilitando a consulta, extração e análise de dados a partir de ferramentas como SQL, Power Bi e Python.</w:t>
      </w:r>
    </w:p>
    <w:p w14:paraId="142B6A1C" w14:textId="77777777" w:rsidR="00847175" w:rsidRPr="00AD7B90" w:rsidRDefault="00847175" w:rsidP="00AD7B90">
      <w:pPr>
        <w:spacing w:line="360" w:lineRule="auto"/>
        <w:ind w:firstLine="709"/>
        <w:jc w:val="both"/>
        <w:rPr>
          <w:rFonts w:ascii="Arial" w:eastAsia="Arial" w:hAnsi="Arial" w:cs="Arial"/>
          <w:color w:val="000000" w:themeColor="text1"/>
          <w:lang w:val="pt-BR"/>
        </w:rPr>
      </w:pPr>
      <w:r w:rsidRPr="00AD7B90">
        <w:rPr>
          <w:rFonts w:ascii="Arial" w:hAnsi="Arial" w:cs="Arial"/>
          <w:lang w:val="pt-BR"/>
        </w:rPr>
        <w:t xml:space="preserve">Adega Lovers é um software de gerenciamento de estoque que </w:t>
      </w:r>
      <w:r w:rsidRPr="00AD7B90">
        <w:rPr>
          <w:rFonts w:ascii="Arial" w:eastAsia="Arial" w:hAnsi="Arial" w:cs="Arial"/>
          <w:color w:val="000000" w:themeColor="text1"/>
          <w:lang w:val="pt-BR"/>
        </w:rPr>
        <w:t xml:space="preserve">possibilita que o gestor da adega, bem como o funcionário responsável pelo gerenciamento de estoque entendam os ciclos de vida do e o mix de seus produtos, </w:t>
      </w:r>
      <w:proofErr w:type="gramStart"/>
      <w:r w:rsidRPr="00AD7B90">
        <w:rPr>
          <w:rFonts w:ascii="Arial" w:eastAsia="Arial" w:hAnsi="Arial" w:cs="Arial"/>
          <w:color w:val="000000" w:themeColor="text1"/>
          <w:lang w:val="pt-BR"/>
        </w:rPr>
        <w:t>otimizando</w:t>
      </w:r>
      <w:proofErr w:type="gramEnd"/>
      <w:r w:rsidRPr="00AD7B90">
        <w:rPr>
          <w:rFonts w:ascii="Arial" w:eastAsia="Arial" w:hAnsi="Arial" w:cs="Arial"/>
          <w:color w:val="000000" w:themeColor="text1"/>
          <w:lang w:val="pt-BR"/>
        </w:rPr>
        <w:t xml:space="preserve"> a operação entre demanda e oferta.</w:t>
      </w:r>
    </w:p>
    <w:p w14:paraId="742C95B8" w14:textId="77777777" w:rsidR="003C33DF" w:rsidRPr="00AD7B90" w:rsidRDefault="00847175" w:rsidP="00AD7B90">
      <w:pPr>
        <w:spacing w:line="360" w:lineRule="auto"/>
        <w:ind w:firstLine="709"/>
        <w:jc w:val="both"/>
        <w:rPr>
          <w:rFonts w:ascii="Arial" w:eastAsia="Arial" w:hAnsi="Arial" w:cs="Arial"/>
          <w:color w:val="000000" w:themeColor="text1"/>
          <w:lang w:val="pt-BR"/>
        </w:rPr>
      </w:pPr>
      <w:r w:rsidRPr="00AD7B90">
        <w:rPr>
          <w:rFonts w:ascii="Arial" w:eastAsia="Arial" w:hAnsi="Arial" w:cs="Arial"/>
          <w:color w:val="000000" w:themeColor="text1"/>
          <w:lang w:val="pt-BR"/>
        </w:rPr>
        <w:t xml:space="preserve">Com esse software é possível, por exemplo, prever e planejar os custos de armazenagem física, </w:t>
      </w:r>
      <w:r w:rsidRPr="00AD7B90">
        <w:rPr>
          <w:rFonts w:ascii="Arial" w:eastAsia="Arial" w:hAnsi="Arial" w:cs="Arial"/>
          <w:color w:val="000000" w:themeColor="text1"/>
          <w:lang w:val="pt-BR"/>
        </w:rPr>
        <w:lastRenderedPageBreak/>
        <w:t>manutenção, valoração do estoque (quanto vale $$ estoque) e reduzir desperdícios e perdas. Seu gerenciamento de forma eficaz do estoque proporciona clareza no processo de compra, refletindo diretamente nas vendas da adega.</w:t>
      </w:r>
    </w:p>
    <w:p w14:paraId="20B81A88" w14:textId="6D78BAF0" w:rsidR="05AEB6A0" w:rsidRPr="00AD7B90" w:rsidRDefault="51CA7A1C" w:rsidP="00AD7B90">
      <w:pPr>
        <w:spacing w:line="360" w:lineRule="auto"/>
        <w:ind w:firstLine="709"/>
        <w:jc w:val="both"/>
        <w:rPr>
          <w:rFonts w:ascii="Arial" w:eastAsia="Arial" w:hAnsi="Arial" w:cs="Arial"/>
          <w:color w:val="000000" w:themeColor="text1"/>
          <w:lang w:val="pt-BR"/>
        </w:rPr>
      </w:pPr>
      <w:r w:rsidRPr="00AD7B90">
        <w:rPr>
          <w:rFonts w:ascii="Arial" w:hAnsi="Arial" w:cs="Arial"/>
          <w:color w:val="FF0000"/>
          <w:lang w:val="pt-BR"/>
        </w:rPr>
        <w:t xml:space="preserve"> </w:t>
      </w:r>
    </w:p>
    <w:p w14:paraId="2DEBFEAA" w14:textId="79B79BDC" w:rsidR="00AC607A" w:rsidRPr="00AD7B90" w:rsidRDefault="1B93B7D3" w:rsidP="00AD7B90">
      <w:pPr>
        <w:pStyle w:val="Ttulo1"/>
        <w:spacing w:line="360" w:lineRule="auto"/>
        <w:ind w:left="284" w:hanging="284"/>
        <w:jc w:val="both"/>
        <w:rPr>
          <w:rFonts w:cs="Arial"/>
          <w:sz w:val="20"/>
          <w:szCs w:val="20"/>
          <w:lang w:val="pt-BR"/>
        </w:rPr>
      </w:pPr>
      <w:bookmarkStart w:id="26" w:name="_Toc512930909"/>
      <w:bookmarkStart w:id="27" w:name="_Toc452813581"/>
      <w:bookmarkStart w:id="28" w:name="_Toc447960005"/>
      <w:bookmarkStart w:id="29" w:name="_Toc64929741"/>
      <w:bookmarkStart w:id="30" w:name="_Toc436203381"/>
      <w:r w:rsidRPr="00AD7B90">
        <w:rPr>
          <w:rFonts w:cs="Arial"/>
          <w:sz w:val="20"/>
          <w:szCs w:val="20"/>
          <w:lang w:val="pt-BR"/>
        </w:rPr>
        <w:t>Descrições dos Envolvidos e Usuários</w:t>
      </w:r>
      <w:bookmarkEnd w:id="26"/>
      <w:bookmarkEnd w:id="27"/>
      <w:bookmarkEnd w:id="28"/>
      <w:bookmarkEnd w:id="29"/>
    </w:p>
    <w:p w14:paraId="396CD1CD" w14:textId="165545F4" w:rsidR="3819FD24" w:rsidRPr="00AD7B90" w:rsidRDefault="3819FD24" w:rsidP="00AD7B90">
      <w:pPr>
        <w:spacing w:line="360" w:lineRule="auto"/>
        <w:jc w:val="both"/>
        <w:rPr>
          <w:rFonts w:ascii="Arial" w:eastAsia="Arial" w:hAnsi="Arial" w:cs="Arial"/>
          <w:lang w:val="pt-BR"/>
        </w:rPr>
      </w:pPr>
    </w:p>
    <w:p w14:paraId="0A693501" w14:textId="13117515" w:rsidR="007C6473" w:rsidRPr="00AD7B90" w:rsidRDefault="679FC0D2" w:rsidP="00AD7B90">
      <w:pPr>
        <w:spacing w:line="360" w:lineRule="auto"/>
        <w:ind w:firstLine="720"/>
        <w:jc w:val="both"/>
        <w:rPr>
          <w:rFonts w:ascii="Arial" w:eastAsia="Arial" w:hAnsi="Arial" w:cs="Arial"/>
          <w:color w:val="000000" w:themeColor="text1"/>
          <w:lang w:val="pt-BR"/>
        </w:rPr>
      </w:pPr>
      <w:r w:rsidRPr="00AD7B90">
        <w:rPr>
          <w:rFonts w:ascii="Arial" w:eastAsia="Arial" w:hAnsi="Arial" w:cs="Arial"/>
          <w:color w:val="000000" w:themeColor="text1"/>
          <w:lang w:val="pt-BR"/>
        </w:rPr>
        <w:t>O principal stakeholder (envolvido) é o proprietário da Adega Almeida</w:t>
      </w:r>
      <w:r w:rsidR="1A22E1D7" w:rsidRPr="00AD7B90">
        <w:rPr>
          <w:rFonts w:ascii="Arial" w:eastAsia="Arial" w:hAnsi="Arial" w:cs="Arial"/>
          <w:color w:val="000000" w:themeColor="text1"/>
          <w:lang w:val="pt-BR"/>
        </w:rPr>
        <w:t xml:space="preserve"> - que será denominado como Gestor da Adega</w:t>
      </w:r>
      <w:r w:rsidR="00A86BAA" w:rsidRPr="00AD7B90">
        <w:rPr>
          <w:rFonts w:ascii="Arial" w:eastAsia="Arial" w:hAnsi="Arial" w:cs="Arial"/>
          <w:color w:val="000000" w:themeColor="text1"/>
          <w:lang w:val="pt-BR"/>
        </w:rPr>
        <w:t>.</w:t>
      </w:r>
      <w:r w:rsidR="17A85FF3" w:rsidRPr="00AD7B90">
        <w:rPr>
          <w:rFonts w:ascii="Arial" w:eastAsia="Arial" w:hAnsi="Arial" w:cs="Arial"/>
          <w:color w:val="000000" w:themeColor="text1"/>
          <w:lang w:val="pt-BR"/>
        </w:rPr>
        <w:t xml:space="preserve"> </w:t>
      </w:r>
      <w:r w:rsidRPr="00AD7B90">
        <w:rPr>
          <w:rFonts w:ascii="Arial" w:eastAsia="Arial" w:hAnsi="Arial" w:cs="Arial"/>
          <w:color w:val="000000" w:themeColor="text1"/>
          <w:lang w:val="pt-BR"/>
        </w:rPr>
        <w:t>Sua empresa necessita de um sistema</w:t>
      </w:r>
      <w:r w:rsidR="3AC2F3F5" w:rsidRPr="00AD7B90">
        <w:rPr>
          <w:rFonts w:ascii="Arial" w:eastAsia="Arial" w:hAnsi="Arial" w:cs="Arial"/>
          <w:color w:val="000000" w:themeColor="text1"/>
          <w:lang w:val="pt-BR"/>
        </w:rPr>
        <w:t xml:space="preserve"> de software</w:t>
      </w:r>
      <w:r w:rsidRPr="00AD7B90">
        <w:rPr>
          <w:rFonts w:ascii="Arial" w:eastAsia="Arial" w:hAnsi="Arial" w:cs="Arial"/>
          <w:color w:val="000000" w:themeColor="text1"/>
          <w:lang w:val="pt-BR"/>
        </w:rPr>
        <w:t xml:space="preserve"> que torne mais eficiente </w:t>
      </w:r>
      <w:r w:rsidR="203F863A" w:rsidRPr="00AD7B90">
        <w:rPr>
          <w:rFonts w:ascii="Arial" w:eastAsia="Arial" w:hAnsi="Arial" w:cs="Arial"/>
          <w:color w:val="000000" w:themeColor="text1"/>
          <w:lang w:val="pt-BR"/>
        </w:rPr>
        <w:t>o</w:t>
      </w:r>
      <w:r w:rsidRPr="00AD7B90">
        <w:rPr>
          <w:rFonts w:ascii="Arial" w:eastAsia="Arial" w:hAnsi="Arial" w:cs="Arial"/>
          <w:color w:val="000000" w:themeColor="text1"/>
          <w:lang w:val="pt-BR"/>
        </w:rPr>
        <w:t xml:space="preserve"> controle de estoque.</w:t>
      </w:r>
    </w:p>
    <w:p w14:paraId="7B2D71EB" w14:textId="59723286" w:rsidR="007C6473" w:rsidRPr="00AD7B90" w:rsidRDefault="098C7FA7" w:rsidP="00AD7B90">
      <w:pPr>
        <w:spacing w:line="360" w:lineRule="auto"/>
        <w:ind w:firstLine="720"/>
        <w:jc w:val="both"/>
        <w:rPr>
          <w:rFonts w:ascii="Arial" w:eastAsia="Arial" w:hAnsi="Arial" w:cs="Arial"/>
          <w:color w:val="000000" w:themeColor="text1"/>
          <w:lang w:val="pt-BR"/>
        </w:rPr>
      </w:pPr>
      <w:r w:rsidRPr="00AD7B90">
        <w:rPr>
          <w:rFonts w:ascii="Arial" w:eastAsia="Arial" w:hAnsi="Arial" w:cs="Arial"/>
          <w:color w:val="000000" w:themeColor="text1"/>
          <w:lang w:val="pt-BR"/>
        </w:rPr>
        <w:t xml:space="preserve"> </w:t>
      </w:r>
    </w:p>
    <w:p w14:paraId="4648C198" w14:textId="2DD5E946" w:rsidR="007C6473" w:rsidRPr="00AD7B90" w:rsidRDefault="08635BC7" w:rsidP="00AD7B90">
      <w:pPr>
        <w:spacing w:line="360" w:lineRule="auto"/>
        <w:ind w:firstLine="720"/>
        <w:jc w:val="both"/>
        <w:rPr>
          <w:rFonts w:ascii="Arial" w:eastAsia="Arial" w:hAnsi="Arial" w:cs="Arial"/>
          <w:color w:val="000000" w:themeColor="text1"/>
          <w:lang w:val="pt-BR"/>
        </w:rPr>
      </w:pPr>
      <w:r w:rsidRPr="00AD7B90">
        <w:rPr>
          <w:rFonts w:ascii="Arial" w:eastAsia="Arial" w:hAnsi="Arial" w:cs="Arial"/>
          <w:lang w:val="pt-BR"/>
        </w:rPr>
        <w:t>O</w:t>
      </w:r>
      <w:r w:rsidR="08AE7E27" w:rsidRPr="00AD7B90">
        <w:rPr>
          <w:rFonts w:ascii="Arial" w:eastAsia="Arial" w:hAnsi="Arial" w:cs="Arial"/>
          <w:lang w:val="pt-BR"/>
        </w:rPr>
        <w:t xml:space="preserve"> </w:t>
      </w:r>
      <w:r w:rsidR="3706268B" w:rsidRPr="00AD7B90">
        <w:rPr>
          <w:rFonts w:ascii="Arial" w:eastAsia="Arial" w:hAnsi="Arial" w:cs="Arial"/>
          <w:lang w:val="pt-BR"/>
        </w:rPr>
        <w:t>software</w:t>
      </w:r>
      <w:r w:rsidR="00547D41" w:rsidRPr="00AD7B90">
        <w:rPr>
          <w:rFonts w:ascii="Arial" w:eastAsia="Arial" w:hAnsi="Arial" w:cs="Arial"/>
          <w:lang w:val="pt-BR"/>
        </w:rPr>
        <w:t xml:space="preserve"> </w:t>
      </w:r>
      <w:r w:rsidR="08AE7E27" w:rsidRPr="00AD7B90">
        <w:rPr>
          <w:rFonts w:ascii="Arial" w:eastAsia="Arial" w:hAnsi="Arial" w:cs="Arial"/>
          <w:lang w:val="pt-BR"/>
        </w:rPr>
        <w:t xml:space="preserve">Adega Lovers de gestão de </w:t>
      </w:r>
      <w:r w:rsidR="098C7FA7" w:rsidRPr="00AD7B90">
        <w:rPr>
          <w:rFonts w:ascii="Arial" w:eastAsia="Arial" w:hAnsi="Arial" w:cs="Arial"/>
          <w:lang w:val="pt-BR"/>
        </w:rPr>
        <w:t xml:space="preserve">estoque será </w:t>
      </w:r>
      <w:r w:rsidR="0B40C551" w:rsidRPr="00AD7B90">
        <w:rPr>
          <w:rFonts w:ascii="Arial" w:eastAsia="Arial" w:hAnsi="Arial" w:cs="Arial"/>
          <w:lang w:val="pt-BR"/>
        </w:rPr>
        <w:t>utilizado</w:t>
      </w:r>
      <w:r w:rsidR="098C7FA7" w:rsidRPr="00AD7B90">
        <w:rPr>
          <w:rFonts w:ascii="Arial" w:eastAsia="Arial" w:hAnsi="Arial" w:cs="Arial"/>
          <w:lang w:val="pt-BR"/>
        </w:rPr>
        <w:t xml:space="preserve"> pelo </w:t>
      </w:r>
      <w:r w:rsidR="2DC98E40" w:rsidRPr="00AD7B90">
        <w:rPr>
          <w:rFonts w:ascii="Arial" w:eastAsia="Arial" w:hAnsi="Arial" w:cs="Arial"/>
          <w:lang w:val="pt-BR"/>
        </w:rPr>
        <w:t>Setor</w:t>
      </w:r>
      <w:r w:rsidR="098C7FA7" w:rsidRPr="00AD7B90">
        <w:rPr>
          <w:rFonts w:ascii="Arial" w:eastAsia="Arial" w:hAnsi="Arial" w:cs="Arial"/>
          <w:lang w:val="pt-BR"/>
        </w:rPr>
        <w:t xml:space="preserve"> de estoque que está organizado em áreas distribuídas da seguinte forma:</w:t>
      </w:r>
      <w:r w:rsidR="098C7FA7" w:rsidRPr="00AD7B90">
        <w:rPr>
          <w:rFonts w:ascii="Arial" w:eastAsia="Arial" w:hAnsi="Arial" w:cs="Arial"/>
          <w:color w:val="000000" w:themeColor="text1"/>
          <w:lang w:val="pt-BR"/>
        </w:rPr>
        <w:t xml:space="preserve"> </w:t>
      </w:r>
    </w:p>
    <w:p w14:paraId="500579B6" w14:textId="696658E8" w:rsidR="007C6473" w:rsidRPr="00AD7B90" w:rsidRDefault="098C7FA7" w:rsidP="00AD7B90">
      <w:pPr>
        <w:spacing w:line="360" w:lineRule="auto"/>
        <w:jc w:val="both"/>
        <w:rPr>
          <w:rFonts w:ascii="Arial" w:eastAsia="Arial" w:hAnsi="Arial" w:cs="Arial"/>
          <w:color w:val="000000" w:themeColor="text1"/>
          <w:lang w:val="pt-BR"/>
        </w:rPr>
      </w:pPr>
      <w:r w:rsidRPr="00AD7B90">
        <w:rPr>
          <w:rFonts w:ascii="Arial" w:eastAsia="Arial" w:hAnsi="Arial" w:cs="Arial"/>
          <w:color w:val="000000" w:themeColor="text1"/>
          <w:lang w:val="pt-BR"/>
        </w:rPr>
        <w:t xml:space="preserve">  </w:t>
      </w:r>
    </w:p>
    <w:p w14:paraId="3E029C2A" w14:textId="05D8D5AC" w:rsidR="007C6473" w:rsidRPr="00AD7B90" w:rsidRDefault="098C7FA7" w:rsidP="00AD7B90">
      <w:pPr>
        <w:pStyle w:val="PargrafodaLista"/>
        <w:numPr>
          <w:ilvl w:val="0"/>
          <w:numId w:val="8"/>
        </w:numPr>
        <w:spacing w:line="360" w:lineRule="auto"/>
        <w:jc w:val="both"/>
        <w:rPr>
          <w:rFonts w:ascii="Arial" w:eastAsia="Arial" w:hAnsi="Arial" w:cs="Arial"/>
          <w:color w:val="000000" w:themeColor="text1"/>
          <w:lang w:val="pt-BR"/>
        </w:rPr>
      </w:pPr>
      <w:r w:rsidRPr="00AD7B90">
        <w:rPr>
          <w:rFonts w:ascii="Arial" w:eastAsia="Arial" w:hAnsi="Arial" w:cs="Arial"/>
          <w:color w:val="000000" w:themeColor="text1"/>
          <w:lang w:val="pt-BR"/>
        </w:rPr>
        <w:t xml:space="preserve">Controle de estoque: </w:t>
      </w:r>
      <w:r w:rsidR="419364E7" w:rsidRPr="00AD7B90">
        <w:rPr>
          <w:rFonts w:ascii="Arial" w:eastAsia="Arial" w:hAnsi="Arial" w:cs="Arial"/>
          <w:color w:val="000000" w:themeColor="text1"/>
          <w:lang w:val="pt-BR"/>
        </w:rPr>
        <w:t>Área</w:t>
      </w:r>
      <w:r w:rsidR="419364E7" w:rsidRPr="00AD7B90">
        <w:rPr>
          <w:rFonts w:ascii="Arial" w:eastAsia="Arial" w:hAnsi="Arial" w:cs="Arial"/>
          <w:lang w:val="pt-BR"/>
        </w:rPr>
        <w:t xml:space="preserve"> r</w:t>
      </w:r>
      <w:r w:rsidR="06FCE1A6" w:rsidRPr="00AD7B90">
        <w:rPr>
          <w:rFonts w:ascii="Arial" w:eastAsia="Arial" w:hAnsi="Arial" w:cs="Arial"/>
          <w:lang w:val="pt-BR"/>
        </w:rPr>
        <w:t>esponsável</w:t>
      </w:r>
      <w:r w:rsidRPr="00AD7B90">
        <w:rPr>
          <w:rFonts w:ascii="Arial" w:eastAsia="Arial" w:hAnsi="Arial" w:cs="Arial"/>
          <w:lang w:val="pt-BR"/>
        </w:rPr>
        <w:t xml:space="preserve"> por controlar toda entrada de produtos entregues pelo fornecedor (serão conferidos baseados na nota fiscal de entrada</w:t>
      </w:r>
      <w:r w:rsidRPr="00AD7B90">
        <w:rPr>
          <w:rFonts w:ascii="Arial" w:eastAsia="Arial" w:hAnsi="Arial" w:cs="Arial"/>
          <w:color w:val="000000" w:themeColor="text1"/>
          <w:lang w:val="pt-BR"/>
        </w:rPr>
        <w:t>),</w:t>
      </w:r>
      <w:r w:rsidR="4CB11AD8" w:rsidRPr="00AD7B90">
        <w:rPr>
          <w:rFonts w:ascii="Arial" w:eastAsia="Arial" w:hAnsi="Arial" w:cs="Arial"/>
          <w:color w:val="000000" w:themeColor="text1"/>
          <w:lang w:val="pt-BR"/>
        </w:rPr>
        <w:t xml:space="preserve"> controlar saída dos produtos vendidos,</w:t>
      </w:r>
      <w:r w:rsidRPr="00AD7B90">
        <w:rPr>
          <w:rFonts w:ascii="Arial" w:eastAsia="Arial" w:hAnsi="Arial" w:cs="Arial"/>
          <w:color w:val="000000" w:themeColor="text1"/>
          <w:lang w:val="pt-BR"/>
        </w:rPr>
        <w:t xml:space="preserve"> executar ajuste de inventário (realizar a conferência das quantidades físicas versus quantidades registradas no sistema) e manter sempre uma quantidade </w:t>
      </w:r>
      <w:r w:rsidR="3F47656F" w:rsidRPr="00AD7B90">
        <w:rPr>
          <w:rFonts w:ascii="Arial" w:eastAsia="Arial" w:hAnsi="Arial" w:cs="Arial"/>
          <w:color w:val="000000" w:themeColor="text1"/>
          <w:lang w:val="pt-BR"/>
        </w:rPr>
        <w:t xml:space="preserve">de produtos </w:t>
      </w:r>
      <w:r w:rsidRPr="00AD7B90">
        <w:rPr>
          <w:rFonts w:ascii="Arial" w:eastAsia="Arial" w:hAnsi="Arial" w:cs="Arial"/>
          <w:color w:val="000000" w:themeColor="text1"/>
          <w:lang w:val="pt-BR"/>
        </w:rPr>
        <w:t xml:space="preserve">reserva. </w:t>
      </w:r>
    </w:p>
    <w:p w14:paraId="5BECAF2B" w14:textId="32BD5FD0" w:rsidR="007C6473" w:rsidRPr="00AD7B90" w:rsidRDefault="098C7FA7" w:rsidP="00AD7B90">
      <w:pPr>
        <w:spacing w:line="360" w:lineRule="auto"/>
        <w:jc w:val="both"/>
        <w:rPr>
          <w:rFonts w:ascii="Arial" w:eastAsia="Arial" w:hAnsi="Arial" w:cs="Arial"/>
          <w:color w:val="000000" w:themeColor="text1"/>
          <w:lang w:val="pt-BR"/>
        </w:rPr>
      </w:pPr>
      <w:r w:rsidRPr="00AD7B90">
        <w:rPr>
          <w:rFonts w:ascii="Arial" w:eastAsia="Arial" w:hAnsi="Arial" w:cs="Arial"/>
          <w:color w:val="000000" w:themeColor="text1"/>
          <w:lang w:val="pt-BR"/>
        </w:rPr>
        <w:t xml:space="preserve">  </w:t>
      </w:r>
    </w:p>
    <w:p w14:paraId="7270CD14" w14:textId="51B9F624" w:rsidR="007C6473" w:rsidRPr="00AD7B90" w:rsidRDefault="098C7FA7" w:rsidP="00AD7B90">
      <w:pPr>
        <w:pStyle w:val="PargrafodaLista"/>
        <w:numPr>
          <w:ilvl w:val="0"/>
          <w:numId w:val="7"/>
        </w:numPr>
        <w:spacing w:line="360" w:lineRule="auto"/>
        <w:jc w:val="both"/>
        <w:rPr>
          <w:rFonts w:ascii="Arial" w:eastAsia="Arial" w:hAnsi="Arial" w:cs="Arial"/>
          <w:color w:val="000000" w:themeColor="text1"/>
          <w:lang w:val="pt-BR"/>
        </w:rPr>
      </w:pPr>
      <w:r w:rsidRPr="00AD7B90">
        <w:rPr>
          <w:rFonts w:ascii="Arial" w:eastAsia="Arial" w:hAnsi="Arial" w:cs="Arial"/>
          <w:color w:val="000000" w:themeColor="text1"/>
          <w:lang w:val="pt-BR"/>
        </w:rPr>
        <w:t xml:space="preserve">Controle de </w:t>
      </w:r>
      <w:r w:rsidRPr="00AD7B90">
        <w:rPr>
          <w:rFonts w:ascii="Arial" w:eastAsia="Arial" w:hAnsi="Arial" w:cs="Arial"/>
          <w:lang w:val="pt-BR"/>
        </w:rPr>
        <w:t>Qualidade: Integrada com o controle de estoque, controle de qualidade é responsável por prevenir que a empresa sofra perdas por conta de prazos de validade, furtos internos por parte de funcionários, acompanhar o estado de conservação dos produtos (refrigeração), verificar existência de avarias se a mesma existir abrir uma solicitação de troca (com fornecedor) ou descarte de produtos (direcionar sempre os itens danificados e/ou impróprios para o consumo (por exemplo, com data de validade vencida) para o local</w:t>
      </w:r>
      <w:proofErr w:type="gramStart"/>
      <w:r w:rsidRPr="00AD7B90">
        <w:rPr>
          <w:rFonts w:ascii="Arial" w:eastAsia="Arial" w:hAnsi="Arial" w:cs="Arial"/>
          <w:lang w:val="pt-BR"/>
        </w:rPr>
        <w:t xml:space="preserve">  </w:t>
      </w:r>
      <w:proofErr w:type="gramEnd"/>
      <w:r w:rsidRPr="00AD7B90">
        <w:rPr>
          <w:rFonts w:ascii="Arial" w:eastAsia="Arial" w:hAnsi="Arial" w:cs="Arial"/>
          <w:lang w:val="pt-BR"/>
        </w:rPr>
        <w:t>de troc</w:t>
      </w:r>
      <w:r w:rsidR="0218E987" w:rsidRPr="00AD7B90">
        <w:rPr>
          <w:rFonts w:ascii="Arial" w:eastAsia="Arial" w:hAnsi="Arial" w:cs="Arial"/>
          <w:lang w:val="pt-BR"/>
        </w:rPr>
        <w:t>a).</w:t>
      </w:r>
    </w:p>
    <w:p w14:paraId="46F4D448" w14:textId="5FB816C3" w:rsidR="007C6473" w:rsidRPr="00AD7B90" w:rsidRDefault="098C7FA7" w:rsidP="00AD7B90">
      <w:pPr>
        <w:spacing w:line="360" w:lineRule="auto"/>
        <w:jc w:val="both"/>
        <w:rPr>
          <w:rFonts w:ascii="Arial" w:eastAsia="Arial" w:hAnsi="Arial" w:cs="Arial"/>
          <w:color w:val="000000" w:themeColor="text1"/>
          <w:lang w:val="pt-BR"/>
        </w:rPr>
      </w:pPr>
      <w:r w:rsidRPr="00AD7B90">
        <w:rPr>
          <w:rFonts w:ascii="Arial" w:eastAsia="Arial" w:hAnsi="Arial" w:cs="Arial"/>
          <w:color w:val="000000" w:themeColor="text1"/>
          <w:lang w:val="pt-BR"/>
        </w:rPr>
        <w:t xml:space="preserve">  </w:t>
      </w:r>
    </w:p>
    <w:p w14:paraId="2CA666D2" w14:textId="4BA87635" w:rsidR="3819FD24" w:rsidRPr="00AD7B90" w:rsidRDefault="3EB3991B" w:rsidP="00AD7B90">
      <w:pPr>
        <w:spacing w:line="360" w:lineRule="auto"/>
        <w:jc w:val="both"/>
        <w:rPr>
          <w:rFonts w:ascii="Arial" w:eastAsia="Arial" w:hAnsi="Arial" w:cs="Arial"/>
          <w:color w:val="000000" w:themeColor="text1"/>
          <w:lang w:val="pt-BR"/>
        </w:rPr>
      </w:pPr>
      <w:r w:rsidRPr="00AD7B90">
        <w:rPr>
          <w:rFonts w:ascii="Arial" w:eastAsia="Arial" w:hAnsi="Arial" w:cs="Arial"/>
          <w:color w:val="000000" w:themeColor="text1"/>
          <w:lang w:val="pt-BR"/>
        </w:rPr>
        <w:t>O</w:t>
      </w:r>
      <w:r w:rsidRPr="00AD7B90" w:rsidDel="3EB3991B">
        <w:rPr>
          <w:rFonts w:ascii="Arial" w:eastAsia="Arial" w:hAnsi="Arial" w:cs="Arial"/>
          <w:color w:val="000000" w:themeColor="text1"/>
          <w:lang w:val="pt-BR"/>
        </w:rPr>
        <w:t xml:space="preserve"> </w:t>
      </w:r>
      <w:r w:rsidR="532449B6" w:rsidRPr="00AD7B90">
        <w:rPr>
          <w:rFonts w:ascii="Arial" w:eastAsia="Arial" w:hAnsi="Arial" w:cs="Arial"/>
          <w:color w:val="000000" w:themeColor="text1"/>
          <w:lang w:val="pt-BR"/>
        </w:rPr>
        <w:t xml:space="preserve">software </w:t>
      </w:r>
      <w:r w:rsidR="2D053BF7" w:rsidRPr="00AD7B90">
        <w:rPr>
          <w:rFonts w:ascii="Arial" w:eastAsia="Arial" w:hAnsi="Arial" w:cs="Arial"/>
          <w:color w:val="000000" w:themeColor="text1"/>
          <w:lang w:val="pt-BR"/>
        </w:rPr>
        <w:t xml:space="preserve">Adega Lovers </w:t>
      </w:r>
      <w:r w:rsidR="098C7FA7" w:rsidRPr="00AD7B90">
        <w:rPr>
          <w:rFonts w:ascii="Arial" w:eastAsia="Arial" w:hAnsi="Arial" w:cs="Arial"/>
          <w:lang w:val="pt-BR"/>
        </w:rPr>
        <w:t>de</w:t>
      </w:r>
      <w:r w:rsidR="10CA1642" w:rsidRPr="00AD7B90">
        <w:rPr>
          <w:rFonts w:ascii="Arial" w:eastAsia="Arial" w:hAnsi="Arial" w:cs="Arial"/>
          <w:lang w:val="pt-BR"/>
        </w:rPr>
        <w:t xml:space="preserve"> gestão de</w:t>
      </w:r>
      <w:r w:rsidR="098C7FA7" w:rsidRPr="00AD7B90">
        <w:rPr>
          <w:rFonts w:ascii="Arial" w:eastAsia="Arial" w:hAnsi="Arial" w:cs="Arial"/>
          <w:lang w:val="pt-BR"/>
        </w:rPr>
        <w:t xml:space="preserve"> estoque também é utilizad</w:t>
      </w:r>
      <w:r w:rsidR="12070D3F" w:rsidRPr="00AD7B90">
        <w:rPr>
          <w:rFonts w:ascii="Arial" w:eastAsia="Arial" w:hAnsi="Arial" w:cs="Arial"/>
          <w:lang w:val="pt-BR"/>
        </w:rPr>
        <w:t>o</w:t>
      </w:r>
      <w:r w:rsidR="098C7FA7" w:rsidRPr="00AD7B90">
        <w:rPr>
          <w:rFonts w:ascii="Arial" w:eastAsia="Arial" w:hAnsi="Arial" w:cs="Arial"/>
          <w:lang w:val="pt-BR"/>
        </w:rPr>
        <w:t xml:space="preserve"> como fonte de informações por outro </w:t>
      </w:r>
      <w:r w:rsidR="1332CA32" w:rsidRPr="00AD7B90">
        <w:rPr>
          <w:rFonts w:ascii="Arial" w:eastAsia="Arial" w:hAnsi="Arial" w:cs="Arial"/>
          <w:lang w:val="pt-BR"/>
        </w:rPr>
        <w:t>s</w:t>
      </w:r>
      <w:r w:rsidR="0EB1BA3D" w:rsidRPr="00AD7B90">
        <w:rPr>
          <w:rFonts w:ascii="Arial" w:eastAsia="Arial" w:hAnsi="Arial" w:cs="Arial"/>
          <w:lang w:val="pt-BR"/>
        </w:rPr>
        <w:t>etor</w:t>
      </w:r>
      <w:r w:rsidR="098C7FA7" w:rsidRPr="00AD7B90">
        <w:rPr>
          <w:rFonts w:ascii="Arial" w:eastAsia="Arial" w:hAnsi="Arial" w:cs="Arial"/>
          <w:lang w:val="pt-BR"/>
        </w:rPr>
        <w:t>:</w:t>
      </w:r>
      <w:proofErr w:type="gramStart"/>
      <w:r w:rsidR="098C7FA7" w:rsidRPr="00AD7B90">
        <w:rPr>
          <w:rFonts w:ascii="Arial" w:eastAsia="Arial" w:hAnsi="Arial" w:cs="Arial"/>
          <w:lang w:val="pt-BR"/>
        </w:rPr>
        <w:t xml:space="preserve"> </w:t>
      </w:r>
      <w:r w:rsidR="098C7FA7" w:rsidRPr="00AD7B90">
        <w:rPr>
          <w:rFonts w:ascii="Arial" w:eastAsia="Arial" w:hAnsi="Arial" w:cs="Arial"/>
          <w:color w:val="000000" w:themeColor="text1"/>
          <w:lang w:val="pt-BR"/>
        </w:rPr>
        <w:t xml:space="preserve"> </w:t>
      </w:r>
    </w:p>
    <w:p w14:paraId="45EE7EF4" w14:textId="3FCB984D" w:rsidR="00C10A58" w:rsidRDefault="098C7FA7" w:rsidP="00AD7B90">
      <w:pPr>
        <w:spacing w:line="360" w:lineRule="auto"/>
        <w:jc w:val="both"/>
        <w:rPr>
          <w:rFonts w:ascii="Arial" w:eastAsia="Arial" w:hAnsi="Arial" w:cs="Arial"/>
          <w:color w:val="000000" w:themeColor="text1"/>
          <w:lang w:val="pt-BR"/>
        </w:rPr>
      </w:pPr>
      <w:proofErr w:type="gramEnd"/>
      <w:r w:rsidRPr="00AD7B90">
        <w:rPr>
          <w:rFonts w:ascii="Arial" w:eastAsia="Arial" w:hAnsi="Arial" w:cs="Arial"/>
          <w:color w:val="000000" w:themeColor="text1"/>
          <w:lang w:val="pt-BR"/>
        </w:rPr>
        <w:t>Setor de vendas: Área responsável pela saída dos produtos resultantes de venda direta ao consumidor (a movimentação de estoque é automática após a confirmação da venda), caso consumidor exigir troca do produto abrir solicitação de troca (com setor de qualidade o estoque).</w:t>
      </w:r>
      <w:r w:rsidR="27CEE873" w:rsidRPr="00AD7B90">
        <w:rPr>
          <w:rFonts w:ascii="Arial" w:eastAsia="Arial" w:hAnsi="Arial" w:cs="Arial"/>
          <w:color w:val="000000" w:themeColor="text1"/>
          <w:lang w:val="pt-BR"/>
        </w:rPr>
        <w:t xml:space="preserve"> </w:t>
      </w:r>
    </w:p>
    <w:p w14:paraId="49689E02" w14:textId="77777777" w:rsidR="00AD7B90" w:rsidRDefault="00AD7B90" w:rsidP="00AD7B90">
      <w:pPr>
        <w:spacing w:line="360" w:lineRule="auto"/>
        <w:jc w:val="both"/>
        <w:rPr>
          <w:rFonts w:ascii="Arial" w:eastAsia="Arial" w:hAnsi="Arial" w:cs="Arial"/>
          <w:color w:val="000000" w:themeColor="text1"/>
          <w:lang w:val="pt-BR"/>
        </w:rPr>
      </w:pPr>
    </w:p>
    <w:p w14:paraId="4D82879F" w14:textId="77777777" w:rsidR="00AD7B90" w:rsidRDefault="00AD7B90" w:rsidP="00AD7B90">
      <w:pPr>
        <w:spacing w:line="360" w:lineRule="auto"/>
        <w:jc w:val="both"/>
        <w:rPr>
          <w:rFonts w:ascii="Arial" w:eastAsia="Arial" w:hAnsi="Arial" w:cs="Arial"/>
          <w:color w:val="000000" w:themeColor="text1"/>
          <w:lang w:val="pt-BR"/>
        </w:rPr>
      </w:pPr>
    </w:p>
    <w:p w14:paraId="2399B0E3" w14:textId="77777777" w:rsidR="00AD7B90" w:rsidRPr="00AD7B90" w:rsidRDefault="00AD7B90" w:rsidP="00AD7B90">
      <w:pPr>
        <w:spacing w:line="360" w:lineRule="auto"/>
        <w:jc w:val="both"/>
        <w:rPr>
          <w:rFonts w:ascii="Arial" w:eastAsia="Arial" w:hAnsi="Arial" w:cs="Arial"/>
          <w:color w:val="000000" w:themeColor="text1"/>
          <w:lang w:val="pt-BR"/>
        </w:rPr>
      </w:pPr>
    </w:p>
    <w:p w14:paraId="1E4FAB42" w14:textId="77777777" w:rsidR="00C10A58" w:rsidRPr="00AD7B90" w:rsidRDefault="00C10A58" w:rsidP="00AD7B90">
      <w:pPr>
        <w:spacing w:line="360" w:lineRule="auto"/>
        <w:jc w:val="both"/>
        <w:rPr>
          <w:rFonts w:ascii="Arial" w:eastAsia="Arial" w:hAnsi="Arial" w:cs="Arial"/>
          <w:color w:val="000000" w:themeColor="text1"/>
          <w:lang w:val="pt-BR"/>
        </w:rPr>
      </w:pPr>
    </w:p>
    <w:p w14:paraId="72270047" w14:textId="77777777" w:rsidR="00AC607A" w:rsidRPr="00AD7B90" w:rsidRDefault="009C4C6F" w:rsidP="00AD7B90">
      <w:pPr>
        <w:pStyle w:val="Ttulo2"/>
        <w:spacing w:line="360" w:lineRule="auto"/>
        <w:jc w:val="both"/>
        <w:rPr>
          <w:rFonts w:cs="Arial"/>
          <w:lang w:val="pt-BR"/>
        </w:rPr>
      </w:pPr>
      <w:bookmarkStart w:id="31" w:name="_Toc512930910"/>
      <w:bookmarkStart w:id="32" w:name="_Toc452813583"/>
      <w:bookmarkStart w:id="33" w:name="_Toc64929742"/>
      <w:r w:rsidRPr="00AD7B90">
        <w:rPr>
          <w:rFonts w:cs="Arial"/>
          <w:lang w:val="pt-BR"/>
        </w:rPr>
        <w:lastRenderedPageBreak/>
        <w:t>Resumo dos Envolvidos</w:t>
      </w:r>
      <w:bookmarkEnd w:id="31"/>
      <w:bookmarkEnd w:id="32"/>
      <w:bookmarkEnd w:id="33"/>
    </w:p>
    <w:tbl>
      <w:tblPr>
        <w:tblW w:w="0" w:type="auto"/>
        <w:tblInd w:w="828"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000" w:firstRow="0" w:lastRow="0" w:firstColumn="0" w:lastColumn="0" w:noHBand="0" w:noVBand="0"/>
      </w:tblPr>
      <w:tblGrid>
        <w:gridCol w:w="1814"/>
        <w:gridCol w:w="2556"/>
        <w:gridCol w:w="4378"/>
      </w:tblGrid>
      <w:tr w:rsidR="00AC607A" w:rsidRPr="00AD7B90" w14:paraId="322E89D3" w14:textId="77777777" w:rsidTr="00424654">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tcPr>
          <w:p w14:paraId="607AA0BB" w14:textId="77777777" w:rsidR="00AC607A" w:rsidRPr="00AD7B90" w:rsidRDefault="009C4C6F" w:rsidP="00AD7B90">
            <w:pPr>
              <w:pStyle w:val="Corpodetexto"/>
              <w:spacing w:line="360" w:lineRule="auto"/>
              <w:ind w:left="0"/>
              <w:jc w:val="both"/>
              <w:rPr>
                <w:rFonts w:ascii="Arial" w:hAnsi="Arial" w:cs="Arial"/>
                <w:b/>
                <w:bCs/>
                <w:lang w:val="pt-BR"/>
              </w:rPr>
            </w:pPr>
            <w:r w:rsidRPr="00AD7B90">
              <w:rPr>
                <w:rFonts w:ascii="Arial" w:hAnsi="Arial" w:cs="Arial"/>
                <w:b/>
                <w:bCs/>
                <w:lang w:val="pt-BR"/>
              </w:rPr>
              <w:t>Nome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tcPr>
          <w:p w14:paraId="5B75064A" w14:textId="77777777" w:rsidR="00AC607A" w:rsidRPr="00AD7B90" w:rsidRDefault="009C4C6F" w:rsidP="00AD7B90">
            <w:pPr>
              <w:pStyle w:val="Corpodetexto"/>
              <w:spacing w:line="360" w:lineRule="auto"/>
              <w:ind w:left="0"/>
              <w:jc w:val="both"/>
              <w:rPr>
                <w:rFonts w:ascii="Arial" w:hAnsi="Arial" w:cs="Arial"/>
                <w:b/>
                <w:bCs/>
                <w:lang w:val="pt-BR"/>
              </w:rPr>
            </w:pPr>
            <w:r w:rsidRPr="00AD7B90">
              <w:rPr>
                <w:rFonts w:ascii="Arial" w:hAnsi="Arial" w:cs="Arial"/>
                <w:b/>
                <w:bCs/>
                <w:lang w:val="pt-BR"/>
              </w:rPr>
              <w:t>Descrição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tcPr>
          <w:p w14:paraId="337F355A" w14:textId="77777777" w:rsidR="00AC607A" w:rsidRPr="00AD7B90" w:rsidRDefault="009C4C6F" w:rsidP="00AD7B90">
            <w:pPr>
              <w:pStyle w:val="Corpodetexto"/>
              <w:spacing w:line="360" w:lineRule="auto"/>
              <w:ind w:left="0"/>
              <w:jc w:val="both"/>
              <w:rPr>
                <w:rFonts w:ascii="Arial" w:hAnsi="Arial" w:cs="Arial"/>
                <w:b/>
                <w:bCs/>
                <w:lang w:val="pt-BR"/>
              </w:rPr>
            </w:pPr>
            <w:r w:rsidRPr="00AD7B90">
              <w:rPr>
                <w:rFonts w:ascii="Arial" w:hAnsi="Arial" w:cs="Arial"/>
                <w:b/>
                <w:bCs/>
                <w:lang w:val="pt-BR"/>
              </w:rPr>
              <w:t>Responsabilidades</w:t>
            </w:r>
          </w:p>
        </w:tc>
      </w:tr>
      <w:tr w:rsidR="00AC607A" w:rsidRPr="00E27DB9" w14:paraId="615B7F92" w14:textId="77777777" w:rsidTr="00424654">
        <w:trPr>
          <w:trHeight w:val="1779"/>
        </w:trPr>
        <w:tc>
          <w:tcPr>
            <w:tcW w:w="0" w:type="auto"/>
            <w:tcBorders>
              <w:top w:val="single" w:sz="6" w:space="0" w:color="000000" w:themeColor="text1"/>
              <w:left w:val="single" w:sz="6" w:space="0" w:color="000000" w:themeColor="text1"/>
              <w:bottom w:val="single" w:sz="4" w:space="0" w:color="auto"/>
              <w:right w:val="single" w:sz="6" w:space="0" w:color="000000" w:themeColor="text1"/>
            </w:tcBorders>
          </w:tcPr>
          <w:p w14:paraId="3B68E0E0" w14:textId="77777777" w:rsidR="00AC607A" w:rsidRPr="00AD7B90" w:rsidRDefault="00AC607A" w:rsidP="00AD7B90">
            <w:pPr>
              <w:pStyle w:val="Corpodetexto"/>
              <w:spacing w:line="360" w:lineRule="auto"/>
              <w:ind w:left="0"/>
              <w:jc w:val="both"/>
              <w:rPr>
                <w:rFonts w:ascii="Arial" w:eastAsia="Arial" w:hAnsi="Arial" w:cs="Arial"/>
                <w:lang w:val="pt-BR"/>
              </w:rPr>
            </w:pPr>
          </w:p>
          <w:p w14:paraId="66F9319E" w14:textId="77777777" w:rsidR="00E2624B" w:rsidRPr="00AD7B90" w:rsidRDefault="00E2624B" w:rsidP="00AD7B90">
            <w:pPr>
              <w:pStyle w:val="Corpodetexto"/>
              <w:spacing w:line="360" w:lineRule="auto"/>
              <w:ind w:left="0"/>
              <w:jc w:val="both"/>
              <w:rPr>
                <w:rFonts w:ascii="Arial" w:eastAsia="Arial" w:hAnsi="Arial" w:cs="Arial"/>
                <w:lang w:val="pt-BR"/>
              </w:rPr>
            </w:pPr>
          </w:p>
          <w:p w14:paraId="59B7D707" w14:textId="07389F39" w:rsidR="00E2624B" w:rsidRPr="00AD7B90" w:rsidRDefault="7BF132B1" w:rsidP="00AD7B90">
            <w:pPr>
              <w:pStyle w:val="Corpodetexto"/>
              <w:spacing w:line="360" w:lineRule="auto"/>
              <w:ind w:left="0"/>
              <w:jc w:val="both"/>
              <w:rPr>
                <w:rFonts w:ascii="Arial" w:eastAsia="Arial" w:hAnsi="Arial" w:cs="Arial"/>
                <w:lang w:val="pt-BR"/>
              </w:rPr>
            </w:pPr>
            <w:r w:rsidRPr="00AD7B90">
              <w:rPr>
                <w:rFonts w:ascii="Arial" w:eastAsia="Arial" w:hAnsi="Arial" w:cs="Arial"/>
                <w:lang w:val="pt-BR"/>
              </w:rPr>
              <w:t>Alex Naldo</w:t>
            </w:r>
          </w:p>
          <w:p w14:paraId="3E6A2C1C" w14:textId="751DC6D8" w:rsidR="00E2624B" w:rsidRPr="00AD7B90" w:rsidRDefault="00E2624B" w:rsidP="00AD7B90">
            <w:pPr>
              <w:pStyle w:val="Corpodetexto"/>
              <w:spacing w:line="360" w:lineRule="auto"/>
              <w:ind w:left="0"/>
              <w:jc w:val="both"/>
              <w:rPr>
                <w:rFonts w:ascii="Arial" w:eastAsia="Arial" w:hAnsi="Arial" w:cs="Arial"/>
                <w:lang w:val="pt-BR"/>
              </w:rPr>
            </w:pPr>
          </w:p>
        </w:tc>
        <w:tc>
          <w:tcPr>
            <w:tcW w:w="0" w:type="auto"/>
            <w:tcBorders>
              <w:top w:val="single" w:sz="6" w:space="0" w:color="000000" w:themeColor="text1"/>
              <w:left w:val="single" w:sz="6" w:space="0" w:color="000000" w:themeColor="text1"/>
              <w:bottom w:val="single" w:sz="4" w:space="0" w:color="auto"/>
              <w:right w:val="single" w:sz="6" w:space="0" w:color="000000" w:themeColor="text1"/>
            </w:tcBorders>
          </w:tcPr>
          <w:p w14:paraId="3245FE62" w14:textId="77777777" w:rsidR="007F0092" w:rsidRPr="00AD7B90" w:rsidRDefault="007F0092" w:rsidP="00AD7B90">
            <w:pPr>
              <w:pStyle w:val="Corpodetexto"/>
              <w:spacing w:line="360" w:lineRule="auto"/>
              <w:ind w:left="0"/>
              <w:jc w:val="both"/>
              <w:rPr>
                <w:rFonts w:ascii="Arial" w:eastAsia="Arial" w:hAnsi="Arial" w:cs="Arial"/>
                <w:lang w:val="pt-BR"/>
              </w:rPr>
            </w:pPr>
          </w:p>
          <w:p w14:paraId="705D36CB" w14:textId="3D26C0D1" w:rsidR="007F0092" w:rsidRPr="00AD7B90" w:rsidRDefault="36413660" w:rsidP="00AD7B90">
            <w:pPr>
              <w:pStyle w:val="Corpodetexto"/>
              <w:spacing w:line="360" w:lineRule="auto"/>
              <w:ind w:left="0"/>
              <w:jc w:val="both"/>
              <w:rPr>
                <w:rFonts w:ascii="Arial" w:eastAsia="Arial" w:hAnsi="Arial" w:cs="Arial"/>
                <w:lang w:val="pt-BR"/>
              </w:rPr>
            </w:pPr>
            <w:r w:rsidRPr="00AD7B90">
              <w:rPr>
                <w:rFonts w:ascii="Arial" w:eastAsia="Arial" w:hAnsi="Arial" w:cs="Arial"/>
                <w:lang w:val="pt-BR"/>
              </w:rPr>
              <w:t xml:space="preserve"> </w:t>
            </w:r>
          </w:p>
          <w:p w14:paraId="15F0DABB" w14:textId="5B939F39" w:rsidR="007F0092" w:rsidRPr="00AD7B90" w:rsidRDefault="0C6DD753" w:rsidP="00AD7B90">
            <w:pPr>
              <w:pStyle w:val="Corpodetexto"/>
              <w:spacing w:line="360" w:lineRule="auto"/>
              <w:ind w:left="0"/>
              <w:jc w:val="both"/>
              <w:rPr>
                <w:rFonts w:ascii="Arial" w:eastAsia="Arial" w:hAnsi="Arial" w:cs="Arial"/>
                <w:lang w:val="pt-BR"/>
              </w:rPr>
            </w:pPr>
            <w:r w:rsidRPr="00AD7B90">
              <w:rPr>
                <w:rFonts w:ascii="Arial" w:eastAsia="Arial" w:hAnsi="Arial" w:cs="Arial"/>
                <w:lang w:val="pt-BR"/>
              </w:rPr>
              <w:t>Proprietário da Adega Almeida</w:t>
            </w:r>
          </w:p>
          <w:p w14:paraId="59FFDAB6" w14:textId="724D274B" w:rsidR="007F0092" w:rsidRPr="00AD7B90" w:rsidRDefault="007F0092" w:rsidP="00AD7B90">
            <w:pPr>
              <w:pStyle w:val="Corpodetexto"/>
              <w:spacing w:line="360" w:lineRule="auto"/>
              <w:ind w:left="0"/>
              <w:jc w:val="both"/>
              <w:rPr>
                <w:rFonts w:ascii="Arial" w:eastAsia="Arial" w:hAnsi="Arial" w:cs="Arial"/>
                <w:lang w:val="pt-BR"/>
              </w:rPr>
            </w:pPr>
          </w:p>
          <w:p w14:paraId="0A2AFA74" w14:textId="3DDED7AC" w:rsidR="007F0092" w:rsidRPr="00AD7B90" w:rsidRDefault="007F0092" w:rsidP="00AD7B90">
            <w:pPr>
              <w:pStyle w:val="Corpodetexto"/>
              <w:spacing w:line="360" w:lineRule="auto"/>
              <w:ind w:left="0"/>
              <w:jc w:val="both"/>
              <w:rPr>
                <w:rFonts w:ascii="Arial" w:eastAsia="Arial" w:hAnsi="Arial" w:cs="Arial"/>
                <w:lang w:val="pt-BR"/>
              </w:rPr>
            </w:pPr>
          </w:p>
        </w:tc>
        <w:tc>
          <w:tcPr>
            <w:tcW w:w="0" w:type="auto"/>
            <w:tcBorders>
              <w:top w:val="single" w:sz="6" w:space="0" w:color="000000" w:themeColor="text1"/>
              <w:left w:val="single" w:sz="6" w:space="0" w:color="000000" w:themeColor="text1"/>
              <w:bottom w:val="single" w:sz="4" w:space="0" w:color="auto"/>
              <w:right w:val="single" w:sz="6" w:space="0" w:color="000000" w:themeColor="text1"/>
            </w:tcBorders>
          </w:tcPr>
          <w:p w14:paraId="70BEE884" w14:textId="5FFC000C" w:rsidR="00AC607A" w:rsidRPr="00AD7B90" w:rsidRDefault="00AC607A" w:rsidP="00AD7B90">
            <w:pPr>
              <w:pStyle w:val="Corpodetexto"/>
              <w:spacing w:line="360" w:lineRule="auto"/>
              <w:ind w:left="0"/>
              <w:jc w:val="both"/>
              <w:rPr>
                <w:rFonts w:ascii="Arial" w:eastAsia="Arial" w:hAnsi="Arial" w:cs="Arial"/>
                <w:lang w:val="pt-BR"/>
              </w:rPr>
            </w:pPr>
          </w:p>
          <w:p w14:paraId="286C6495" w14:textId="321168A5" w:rsidR="00AC607A" w:rsidRPr="00AD7B90" w:rsidRDefault="3310AA42" w:rsidP="00AD7B90">
            <w:pPr>
              <w:pStyle w:val="Corpodetexto"/>
              <w:spacing w:line="360" w:lineRule="auto"/>
              <w:ind w:left="0"/>
              <w:jc w:val="both"/>
              <w:rPr>
                <w:rFonts w:ascii="Arial" w:eastAsia="Arial" w:hAnsi="Arial" w:cs="Arial"/>
                <w:lang w:val="pt-BR"/>
              </w:rPr>
            </w:pPr>
            <w:r w:rsidRPr="00AD7B90">
              <w:rPr>
                <w:rFonts w:ascii="Arial" w:eastAsia="Arial" w:hAnsi="Arial" w:cs="Arial"/>
                <w:lang w:val="pt-BR"/>
              </w:rPr>
              <w:t>Gerenciamento de todo o negócio desde vendas até a administração de todo o fluxo de produtos.</w:t>
            </w:r>
          </w:p>
        </w:tc>
      </w:tr>
      <w:tr w:rsidR="00080FC2" w:rsidRPr="00E27DB9" w14:paraId="0FEB46E0" w14:textId="77777777" w:rsidTr="00424654">
        <w:trPr>
          <w:trHeight w:val="1530"/>
        </w:trPr>
        <w:tc>
          <w:tcPr>
            <w:tcW w:w="0" w:type="auto"/>
            <w:tcBorders>
              <w:top w:val="single" w:sz="4" w:space="0" w:color="auto"/>
              <w:left w:val="single" w:sz="6" w:space="0" w:color="000000" w:themeColor="text1"/>
              <w:bottom w:val="single" w:sz="4" w:space="0" w:color="auto"/>
              <w:right w:val="single" w:sz="6" w:space="0" w:color="000000" w:themeColor="text1"/>
            </w:tcBorders>
          </w:tcPr>
          <w:p w14:paraId="4F90B236" w14:textId="77777777" w:rsidR="00080FC2" w:rsidRPr="00AD7B90" w:rsidRDefault="00080FC2" w:rsidP="00AD7B90">
            <w:pPr>
              <w:pStyle w:val="Corpodetexto"/>
              <w:spacing w:line="360" w:lineRule="auto"/>
              <w:ind w:left="0"/>
              <w:jc w:val="both"/>
              <w:rPr>
                <w:rFonts w:ascii="Arial" w:eastAsia="Arial" w:hAnsi="Arial" w:cs="Arial"/>
                <w:lang w:val="pt-BR"/>
              </w:rPr>
            </w:pPr>
          </w:p>
          <w:p w14:paraId="30CE6ED8" w14:textId="4035C374" w:rsidR="00080FC2" w:rsidRPr="00AD7B90" w:rsidRDefault="5812BF10" w:rsidP="00AD7B90">
            <w:pPr>
              <w:pStyle w:val="Corpodetexto"/>
              <w:spacing w:line="360" w:lineRule="auto"/>
              <w:ind w:left="0"/>
              <w:jc w:val="both"/>
              <w:rPr>
                <w:rFonts w:ascii="Arial" w:eastAsia="Arial" w:hAnsi="Arial" w:cs="Arial"/>
                <w:lang w:val="pt-BR"/>
              </w:rPr>
            </w:pPr>
            <w:r w:rsidRPr="00AD7B90">
              <w:rPr>
                <w:rFonts w:ascii="Arial" w:eastAsia="Arial" w:hAnsi="Arial" w:cs="Arial"/>
                <w:lang w:val="pt-BR"/>
              </w:rPr>
              <w:t>Ana</w:t>
            </w:r>
            <w:r w:rsidR="008646DA" w:rsidRPr="00AD7B90">
              <w:rPr>
                <w:rFonts w:ascii="Arial" w:eastAsia="Arial" w:hAnsi="Arial" w:cs="Arial"/>
                <w:lang w:val="pt-BR"/>
              </w:rPr>
              <w:t xml:space="preserve"> Paula</w:t>
            </w:r>
          </w:p>
        </w:tc>
        <w:tc>
          <w:tcPr>
            <w:tcW w:w="0" w:type="auto"/>
            <w:tcBorders>
              <w:top w:val="single" w:sz="4" w:space="0" w:color="auto"/>
              <w:left w:val="single" w:sz="6" w:space="0" w:color="000000" w:themeColor="text1"/>
              <w:bottom w:val="single" w:sz="4" w:space="0" w:color="auto"/>
              <w:right w:val="single" w:sz="6" w:space="0" w:color="000000" w:themeColor="text1"/>
            </w:tcBorders>
          </w:tcPr>
          <w:p w14:paraId="4E70227B" w14:textId="77777777" w:rsidR="007F0092" w:rsidRPr="00AD7B90" w:rsidRDefault="007F0092" w:rsidP="00AD7B90">
            <w:pPr>
              <w:pStyle w:val="InfoBlue"/>
              <w:rPr>
                <w:rFonts w:eastAsia="Arial"/>
              </w:rPr>
            </w:pPr>
          </w:p>
          <w:p w14:paraId="34E8E53C" w14:textId="5E177A4C" w:rsidR="00080FC2" w:rsidRPr="00AD7B90" w:rsidRDefault="6AFD4D0F" w:rsidP="00AD7B90">
            <w:pPr>
              <w:pStyle w:val="Corpodetexto"/>
              <w:spacing w:line="360" w:lineRule="auto"/>
              <w:ind w:left="0"/>
              <w:jc w:val="both"/>
              <w:rPr>
                <w:rFonts w:ascii="Arial" w:eastAsia="Arial" w:hAnsi="Arial" w:cs="Arial"/>
                <w:lang w:val="pt-BR"/>
              </w:rPr>
            </w:pPr>
            <w:r w:rsidRPr="00AD7B90">
              <w:rPr>
                <w:rFonts w:ascii="Arial" w:eastAsia="Arial" w:hAnsi="Arial" w:cs="Arial"/>
                <w:lang w:val="pt-BR"/>
              </w:rPr>
              <w:t xml:space="preserve"> Professora da disciplina projeto integrador I</w:t>
            </w:r>
            <w:r w:rsidR="3E04C1CC" w:rsidRPr="00AD7B90">
              <w:rPr>
                <w:rFonts w:ascii="Arial" w:eastAsia="Arial" w:hAnsi="Arial" w:cs="Arial"/>
                <w:lang w:val="pt-BR"/>
              </w:rPr>
              <w:t xml:space="preserve"> / Coordenadora da equipe</w:t>
            </w:r>
          </w:p>
          <w:p w14:paraId="7A7F34C0" w14:textId="64D0783E" w:rsidR="00080FC2" w:rsidRPr="00AD7B90" w:rsidRDefault="00080FC2" w:rsidP="00AD7B90">
            <w:pPr>
              <w:pStyle w:val="Corpodetexto"/>
              <w:spacing w:line="360" w:lineRule="auto"/>
              <w:jc w:val="both"/>
              <w:rPr>
                <w:rFonts w:ascii="Arial" w:eastAsia="Arial" w:hAnsi="Arial" w:cs="Arial"/>
                <w:lang w:val="pt-BR"/>
              </w:rPr>
            </w:pPr>
          </w:p>
        </w:tc>
        <w:tc>
          <w:tcPr>
            <w:tcW w:w="0" w:type="auto"/>
            <w:tcBorders>
              <w:top w:val="single" w:sz="4" w:space="0" w:color="auto"/>
              <w:left w:val="single" w:sz="6" w:space="0" w:color="000000" w:themeColor="text1"/>
              <w:bottom w:val="single" w:sz="4" w:space="0" w:color="auto"/>
              <w:right w:val="single" w:sz="6" w:space="0" w:color="000000" w:themeColor="text1"/>
            </w:tcBorders>
          </w:tcPr>
          <w:p w14:paraId="53A3198D" w14:textId="4DEF0D1D" w:rsidR="00080FC2" w:rsidRPr="00AD7B90" w:rsidRDefault="00080FC2" w:rsidP="00AD7B90">
            <w:pPr>
              <w:pStyle w:val="Corpodetexto"/>
              <w:spacing w:line="360" w:lineRule="auto"/>
              <w:ind w:left="0"/>
              <w:jc w:val="both"/>
              <w:rPr>
                <w:rFonts w:ascii="Arial" w:eastAsia="Arial" w:hAnsi="Arial" w:cs="Arial"/>
                <w:lang w:val="pt-BR"/>
              </w:rPr>
            </w:pPr>
          </w:p>
          <w:p w14:paraId="7D17AA40" w14:textId="56BDF834" w:rsidR="00080FC2" w:rsidRPr="00AD7B90" w:rsidRDefault="178EF2F9" w:rsidP="00AD7B90">
            <w:pPr>
              <w:pStyle w:val="Corpodetexto"/>
              <w:spacing w:line="360" w:lineRule="auto"/>
              <w:ind w:left="0"/>
              <w:jc w:val="both"/>
              <w:rPr>
                <w:rFonts w:ascii="Arial" w:eastAsia="Arial" w:hAnsi="Arial" w:cs="Arial"/>
                <w:lang w:val="pt-BR"/>
              </w:rPr>
            </w:pPr>
            <w:r w:rsidRPr="00AD7B90">
              <w:rPr>
                <w:rFonts w:ascii="Arial" w:eastAsia="Arial" w:hAnsi="Arial" w:cs="Arial"/>
                <w:lang w:val="pt-BR"/>
              </w:rPr>
              <w:t>Orienta</w:t>
            </w:r>
            <w:r w:rsidR="30A2E9A9" w:rsidRPr="00AD7B90">
              <w:rPr>
                <w:rFonts w:ascii="Arial" w:eastAsia="Arial" w:hAnsi="Arial" w:cs="Arial"/>
                <w:lang w:val="pt-BR"/>
              </w:rPr>
              <w:t>ção, avaliação e direcionar</w:t>
            </w:r>
            <w:r w:rsidRPr="00AD7B90">
              <w:rPr>
                <w:rFonts w:ascii="Arial" w:eastAsia="Arial" w:hAnsi="Arial" w:cs="Arial"/>
                <w:lang w:val="pt-BR"/>
              </w:rPr>
              <w:t xml:space="preserve"> os trabalhos realizados pela equipe.</w:t>
            </w:r>
          </w:p>
        </w:tc>
      </w:tr>
      <w:tr w:rsidR="008646DA" w:rsidRPr="00E27DB9" w14:paraId="3938755D" w14:textId="77777777" w:rsidTr="00424654">
        <w:trPr>
          <w:trHeight w:val="2687"/>
        </w:trPr>
        <w:tc>
          <w:tcPr>
            <w:tcW w:w="0" w:type="auto"/>
            <w:tcBorders>
              <w:top w:val="single" w:sz="4" w:space="0" w:color="auto"/>
              <w:left w:val="single" w:sz="6" w:space="0" w:color="000000" w:themeColor="text1"/>
              <w:bottom w:val="single" w:sz="6" w:space="0" w:color="000000" w:themeColor="text1"/>
              <w:right w:val="single" w:sz="6" w:space="0" w:color="000000" w:themeColor="text1"/>
            </w:tcBorders>
          </w:tcPr>
          <w:p w14:paraId="74A36F96" w14:textId="77777777" w:rsidR="003C33DF" w:rsidRPr="00AD7B90" w:rsidRDefault="003C33DF" w:rsidP="00AD7B90">
            <w:pPr>
              <w:jc w:val="both"/>
              <w:rPr>
                <w:rFonts w:ascii="Arial" w:hAnsi="Arial" w:cs="Arial"/>
                <w:lang w:val="pt-BR"/>
              </w:rPr>
            </w:pPr>
            <w:r w:rsidRPr="00AD7B90">
              <w:rPr>
                <w:rFonts w:ascii="Arial" w:hAnsi="Arial" w:cs="Arial"/>
                <w:lang w:val="pt-BR"/>
              </w:rPr>
              <w:t>BRENO JUAN DA FONSECA</w:t>
            </w:r>
          </w:p>
          <w:p w14:paraId="2CC6A06D" w14:textId="77777777" w:rsidR="00424654" w:rsidRPr="00AD7B90" w:rsidRDefault="00424654" w:rsidP="00AD7B90">
            <w:pPr>
              <w:jc w:val="both"/>
              <w:rPr>
                <w:rFonts w:ascii="Arial" w:hAnsi="Arial" w:cs="Arial"/>
                <w:lang w:val="pt-BR"/>
              </w:rPr>
            </w:pPr>
          </w:p>
          <w:p w14:paraId="48CDDE73" w14:textId="77777777" w:rsidR="003C33DF" w:rsidRPr="00AD7B90" w:rsidRDefault="003C33DF" w:rsidP="00AD7B90">
            <w:pPr>
              <w:jc w:val="both"/>
              <w:rPr>
                <w:rFonts w:ascii="Arial" w:hAnsi="Arial" w:cs="Arial"/>
                <w:lang w:val="pt-BR"/>
              </w:rPr>
            </w:pPr>
            <w:r w:rsidRPr="00AD7B90">
              <w:rPr>
                <w:rFonts w:ascii="Arial" w:hAnsi="Arial" w:cs="Arial"/>
                <w:lang w:val="pt-BR"/>
              </w:rPr>
              <w:t>JULIANA DE FATIMA PINTO GAMA</w:t>
            </w:r>
          </w:p>
          <w:p w14:paraId="5B054F5C" w14:textId="77777777" w:rsidR="00424654" w:rsidRPr="00AD7B90" w:rsidRDefault="00424654" w:rsidP="00AD7B90">
            <w:pPr>
              <w:jc w:val="both"/>
              <w:rPr>
                <w:rFonts w:ascii="Arial" w:hAnsi="Arial" w:cs="Arial"/>
                <w:lang w:val="pt-BR"/>
              </w:rPr>
            </w:pPr>
          </w:p>
          <w:p w14:paraId="1CDBB7A6" w14:textId="77777777" w:rsidR="003C33DF" w:rsidRPr="00AD7B90" w:rsidRDefault="003C33DF" w:rsidP="00AD7B90">
            <w:pPr>
              <w:jc w:val="both"/>
              <w:rPr>
                <w:rFonts w:ascii="Arial" w:hAnsi="Arial" w:cs="Arial"/>
                <w:lang w:val="pt-BR"/>
              </w:rPr>
            </w:pPr>
            <w:r w:rsidRPr="00AD7B90">
              <w:rPr>
                <w:rFonts w:ascii="Arial" w:hAnsi="Arial" w:cs="Arial"/>
                <w:lang w:val="pt-BR"/>
              </w:rPr>
              <w:t>YASMIN APARECIDA SILVA DE SOUZA</w:t>
            </w:r>
          </w:p>
          <w:p w14:paraId="0DE317C4" w14:textId="077308F2" w:rsidR="008646DA" w:rsidRPr="00AD7B90" w:rsidRDefault="008646DA" w:rsidP="00AD7B90">
            <w:pPr>
              <w:pStyle w:val="Corpodetexto"/>
              <w:spacing w:line="360" w:lineRule="auto"/>
              <w:ind w:left="0"/>
              <w:jc w:val="both"/>
              <w:rPr>
                <w:rFonts w:ascii="Arial" w:eastAsia="Arial" w:hAnsi="Arial" w:cs="Arial"/>
                <w:lang w:val="pt-BR"/>
              </w:rPr>
            </w:pPr>
          </w:p>
        </w:tc>
        <w:tc>
          <w:tcPr>
            <w:tcW w:w="0" w:type="auto"/>
            <w:tcBorders>
              <w:top w:val="single" w:sz="4" w:space="0" w:color="auto"/>
              <w:left w:val="single" w:sz="6" w:space="0" w:color="000000" w:themeColor="text1"/>
              <w:bottom w:val="single" w:sz="6" w:space="0" w:color="000000" w:themeColor="text1"/>
              <w:right w:val="single" w:sz="6" w:space="0" w:color="000000" w:themeColor="text1"/>
            </w:tcBorders>
          </w:tcPr>
          <w:p w14:paraId="084391AF" w14:textId="77777777" w:rsidR="008646DA" w:rsidRPr="00AD7B90" w:rsidRDefault="008646DA" w:rsidP="00AD7B90">
            <w:pPr>
              <w:pStyle w:val="Corpodetexto"/>
              <w:spacing w:line="360" w:lineRule="auto"/>
              <w:ind w:left="0"/>
              <w:jc w:val="both"/>
              <w:rPr>
                <w:rFonts w:ascii="Arial" w:eastAsia="Arial" w:hAnsi="Arial" w:cs="Arial"/>
                <w:lang w:val="pt-BR"/>
              </w:rPr>
            </w:pPr>
          </w:p>
          <w:p w14:paraId="3828720F" w14:textId="22BC3979" w:rsidR="008646DA" w:rsidRPr="00AD7B90" w:rsidRDefault="008646DA" w:rsidP="00AD7B90">
            <w:pPr>
              <w:pStyle w:val="Corpodetexto"/>
              <w:spacing w:line="360" w:lineRule="auto"/>
              <w:ind w:left="0"/>
              <w:jc w:val="both"/>
              <w:rPr>
                <w:rFonts w:ascii="Arial" w:eastAsia="Arial" w:hAnsi="Arial" w:cs="Arial"/>
                <w:lang w:val="pt-BR"/>
              </w:rPr>
            </w:pPr>
            <w:r w:rsidRPr="00AD7B90">
              <w:rPr>
                <w:rFonts w:ascii="Arial" w:eastAsia="Arial" w:hAnsi="Arial" w:cs="Arial"/>
                <w:lang w:val="pt-BR"/>
              </w:rPr>
              <w:t>Equipe de desenvolvimento</w:t>
            </w:r>
          </w:p>
          <w:p w14:paraId="5C138461" w14:textId="06BA5F45" w:rsidR="008646DA" w:rsidRPr="00AD7B90" w:rsidRDefault="008646DA" w:rsidP="00AD7B90">
            <w:pPr>
              <w:pStyle w:val="Corpodetexto"/>
              <w:spacing w:line="360" w:lineRule="auto"/>
              <w:ind w:left="0"/>
              <w:jc w:val="both"/>
              <w:rPr>
                <w:rFonts w:ascii="Arial" w:eastAsia="Arial" w:hAnsi="Arial" w:cs="Arial"/>
                <w:lang w:val="pt-BR"/>
              </w:rPr>
            </w:pPr>
          </w:p>
        </w:tc>
        <w:tc>
          <w:tcPr>
            <w:tcW w:w="0" w:type="auto"/>
            <w:tcBorders>
              <w:top w:val="single" w:sz="4" w:space="0" w:color="auto"/>
              <w:left w:val="single" w:sz="6" w:space="0" w:color="000000" w:themeColor="text1"/>
              <w:bottom w:val="single" w:sz="6" w:space="0" w:color="000000" w:themeColor="text1"/>
              <w:right w:val="single" w:sz="6" w:space="0" w:color="000000" w:themeColor="text1"/>
            </w:tcBorders>
          </w:tcPr>
          <w:p w14:paraId="0DA68456" w14:textId="77777777" w:rsidR="008646DA" w:rsidRPr="00AD7B90" w:rsidRDefault="008646DA" w:rsidP="00AD7B90">
            <w:pPr>
              <w:pStyle w:val="InfoBlue"/>
              <w:rPr>
                <w:rFonts w:eastAsia="Arial"/>
              </w:rPr>
            </w:pPr>
          </w:p>
          <w:p w14:paraId="7EF7031F" w14:textId="3E19E1A4" w:rsidR="008646DA" w:rsidRPr="00AD7B90" w:rsidRDefault="008646DA" w:rsidP="00AD7B90">
            <w:pPr>
              <w:pStyle w:val="Corpodetexto"/>
              <w:spacing w:line="360" w:lineRule="auto"/>
              <w:ind w:left="90"/>
              <w:jc w:val="both"/>
              <w:rPr>
                <w:rFonts w:ascii="Arial" w:eastAsia="Arial" w:hAnsi="Arial" w:cs="Arial"/>
                <w:lang w:val="pt-BR"/>
              </w:rPr>
            </w:pPr>
            <w:r w:rsidRPr="00AD7B90">
              <w:rPr>
                <w:rFonts w:ascii="Arial" w:eastAsia="Arial" w:hAnsi="Arial" w:cs="Arial"/>
                <w:lang w:val="pt-BR"/>
              </w:rPr>
              <w:t xml:space="preserve">Reunir dados, documentar informações, desenvolver soluções, verificar a aplicabilidade da resolução, testar o desempenho das funcionalidades e </w:t>
            </w:r>
            <w:proofErr w:type="gramStart"/>
            <w:r w:rsidRPr="00AD7B90">
              <w:rPr>
                <w:rFonts w:ascii="Arial" w:eastAsia="Arial" w:hAnsi="Arial" w:cs="Arial"/>
                <w:lang w:val="pt-BR"/>
              </w:rPr>
              <w:t>implementar</w:t>
            </w:r>
            <w:proofErr w:type="gramEnd"/>
            <w:r w:rsidRPr="00AD7B90">
              <w:rPr>
                <w:rFonts w:ascii="Arial" w:eastAsia="Arial" w:hAnsi="Arial" w:cs="Arial"/>
                <w:lang w:val="pt-BR"/>
              </w:rPr>
              <w:t xml:space="preserve"> o sistema.</w:t>
            </w:r>
          </w:p>
          <w:p w14:paraId="73CA76B2" w14:textId="71BC4E37" w:rsidR="008646DA" w:rsidRPr="00AD7B90" w:rsidRDefault="008646DA" w:rsidP="00AD7B90">
            <w:pPr>
              <w:pStyle w:val="Corpodetexto"/>
              <w:spacing w:line="360" w:lineRule="auto"/>
              <w:ind w:left="0"/>
              <w:jc w:val="both"/>
              <w:rPr>
                <w:rFonts w:ascii="Arial" w:eastAsia="Arial" w:hAnsi="Arial" w:cs="Arial"/>
                <w:lang w:val="pt-BR"/>
              </w:rPr>
            </w:pPr>
          </w:p>
        </w:tc>
      </w:tr>
    </w:tbl>
    <w:p w14:paraId="19AA7C0A" w14:textId="77777777" w:rsidR="00C10A58" w:rsidRPr="00AD7B90" w:rsidRDefault="00C10A58" w:rsidP="00AD7B90">
      <w:pPr>
        <w:spacing w:line="360" w:lineRule="auto"/>
        <w:jc w:val="both"/>
        <w:rPr>
          <w:rFonts w:ascii="Arial" w:hAnsi="Arial" w:cs="Arial"/>
          <w:lang w:val="pt-BR"/>
        </w:rPr>
      </w:pPr>
    </w:p>
    <w:p w14:paraId="3C6554C3" w14:textId="77777777" w:rsidR="00C10A58" w:rsidRPr="00AD7B90" w:rsidRDefault="00C10A58" w:rsidP="00AD7B90">
      <w:pPr>
        <w:spacing w:line="360" w:lineRule="auto"/>
        <w:jc w:val="both"/>
        <w:rPr>
          <w:rFonts w:ascii="Arial" w:hAnsi="Arial" w:cs="Arial"/>
          <w:lang w:val="pt-BR"/>
        </w:rPr>
      </w:pPr>
    </w:p>
    <w:p w14:paraId="1671A179" w14:textId="77777777" w:rsidR="00C10A58" w:rsidRDefault="00C10A58" w:rsidP="00AD7B90">
      <w:pPr>
        <w:spacing w:line="360" w:lineRule="auto"/>
        <w:jc w:val="both"/>
        <w:rPr>
          <w:rFonts w:ascii="Arial" w:hAnsi="Arial" w:cs="Arial"/>
          <w:lang w:val="pt-BR"/>
        </w:rPr>
      </w:pPr>
    </w:p>
    <w:p w14:paraId="5A23AAF0" w14:textId="77777777" w:rsidR="00AD7B90" w:rsidRDefault="00AD7B90" w:rsidP="00AD7B90">
      <w:pPr>
        <w:spacing w:line="360" w:lineRule="auto"/>
        <w:jc w:val="both"/>
        <w:rPr>
          <w:rFonts w:ascii="Arial" w:hAnsi="Arial" w:cs="Arial"/>
          <w:lang w:val="pt-BR"/>
        </w:rPr>
      </w:pPr>
    </w:p>
    <w:p w14:paraId="2561950D" w14:textId="77777777" w:rsidR="00AD7B90" w:rsidRDefault="00AD7B90" w:rsidP="00AD7B90">
      <w:pPr>
        <w:spacing w:line="360" w:lineRule="auto"/>
        <w:jc w:val="both"/>
        <w:rPr>
          <w:rFonts w:ascii="Arial" w:hAnsi="Arial" w:cs="Arial"/>
          <w:lang w:val="pt-BR"/>
        </w:rPr>
      </w:pPr>
    </w:p>
    <w:p w14:paraId="2B9FE1B9" w14:textId="77777777" w:rsidR="00AD7B90" w:rsidRDefault="00AD7B90" w:rsidP="00AD7B90">
      <w:pPr>
        <w:spacing w:line="360" w:lineRule="auto"/>
        <w:jc w:val="both"/>
        <w:rPr>
          <w:rFonts w:ascii="Arial" w:hAnsi="Arial" w:cs="Arial"/>
          <w:lang w:val="pt-BR"/>
        </w:rPr>
      </w:pPr>
    </w:p>
    <w:p w14:paraId="2FA3536B" w14:textId="77777777" w:rsidR="00AD7B90" w:rsidRDefault="00AD7B90" w:rsidP="00AD7B90">
      <w:pPr>
        <w:spacing w:line="360" w:lineRule="auto"/>
        <w:jc w:val="both"/>
        <w:rPr>
          <w:rFonts w:ascii="Arial" w:hAnsi="Arial" w:cs="Arial"/>
          <w:lang w:val="pt-BR"/>
        </w:rPr>
      </w:pPr>
    </w:p>
    <w:p w14:paraId="27C40837" w14:textId="77777777" w:rsidR="00AD7B90" w:rsidRDefault="00AD7B90" w:rsidP="00AD7B90">
      <w:pPr>
        <w:spacing w:line="360" w:lineRule="auto"/>
        <w:jc w:val="both"/>
        <w:rPr>
          <w:rFonts w:ascii="Arial" w:hAnsi="Arial" w:cs="Arial"/>
          <w:lang w:val="pt-BR"/>
        </w:rPr>
      </w:pPr>
    </w:p>
    <w:p w14:paraId="267BDF61" w14:textId="77777777" w:rsidR="00AD7B90" w:rsidRDefault="00AD7B90" w:rsidP="00AD7B90">
      <w:pPr>
        <w:spacing w:line="360" w:lineRule="auto"/>
        <w:jc w:val="both"/>
        <w:rPr>
          <w:rFonts w:ascii="Arial" w:hAnsi="Arial" w:cs="Arial"/>
          <w:lang w:val="pt-BR"/>
        </w:rPr>
      </w:pPr>
    </w:p>
    <w:p w14:paraId="793544F5" w14:textId="77777777" w:rsidR="00AD7B90" w:rsidRPr="00AD7B90" w:rsidRDefault="00AD7B90" w:rsidP="00AD7B90">
      <w:pPr>
        <w:spacing w:line="360" w:lineRule="auto"/>
        <w:jc w:val="both"/>
        <w:rPr>
          <w:rFonts w:ascii="Arial" w:hAnsi="Arial" w:cs="Arial"/>
          <w:lang w:val="pt-BR"/>
        </w:rPr>
      </w:pPr>
    </w:p>
    <w:p w14:paraId="0E39DCE8" w14:textId="5B44FFCF" w:rsidR="00AC607A" w:rsidRPr="00AD7B90" w:rsidRDefault="009C4C6F" w:rsidP="00AD7B90">
      <w:pPr>
        <w:pStyle w:val="Ttulo2"/>
        <w:spacing w:line="360" w:lineRule="auto"/>
        <w:jc w:val="both"/>
        <w:rPr>
          <w:rFonts w:cs="Arial"/>
          <w:lang w:val="pt-BR"/>
        </w:rPr>
      </w:pPr>
      <w:bookmarkStart w:id="34" w:name="_Toc512930911"/>
      <w:bookmarkStart w:id="35" w:name="_Toc452813584"/>
      <w:bookmarkStart w:id="36" w:name="_Toc64929743"/>
      <w:r w:rsidRPr="00AD7B90">
        <w:rPr>
          <w:rFonts w:cs="Arial"/>
          <w:lang w:val="pt-BR"/>
        </w:rPr>
        <w:lastRenderedPageBreak/>
        <w:t>Resumo dos Usuários</w:t>
      </w:r>
      <w:bookmarkEnd w:id="34"/>
      <w:bookmarkEnd w:id="35"/>
      <w:bookmarkEnd w:id="36"/>
    </w:p>
    <w:p w14:paraId="4C3E078C" w14:textId="77777777" w:rsidR="003761FB" w:rsidRPr="00AD7B90" w:rsidRDefault="003761FB" w:rsidP="00AD7B90">
      <w:pPr>
        <w:pStyle w:val="InfoBlue"/>
      </w:pPr>
    </w:p>
    <w:tbl>
      <w:tblPr>
        <w:tblW w:w="8520" w:type="dxa"/>
        <w:tblInd w:w="828"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000" w:firstRow="0" w:lastRow="0" w:firstColumn="0" w:lastColumn="0" w:noHBand="0" w:noVBand="0"/>
      </w:tblPr>
      <w:tblGrid>
        <w:gridCol w:w="2370"/>
        <w:gridCol w:w="6150"/>
      </w:tblGrid>
      <w:tr w:rsidR="006B7BD8" w:rsidRPr="00AD7B90" w14:paraId="744D0A97" w14:textId="77777777" w:rsidTr="382A8A4A">
        <w:trPr>
          <w:trHeight w:val="418"/>
        </w:trPr>
        <w:tc>
          <w:tcPr>
            <w:tcW w:w="23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tcPr>
          <w:p w14:paraId="105E7EF5" w14:textId="77777777" w:rsidR="006B7BD8" w:rsidRPr="00AD7B90" w:rsidRDefault="6BDCF336" w:rsidP="00AD7B90">
            <w:pPr>
              <w:pStyle w:val="Corpodetexto"/>
              <w:spacing w:line="360" w:lineRule="auto"/>
              <w:ind w:left="0"/>
              <w:jc w:val="both"/>
              <w:rPr>
                <w:rFonts w:ascii="Arial" w:hAnsi="Arial" w:cs="Arial"/>
                <w:b/>
                <w:bCs/>
                <w:lang w:val="pt-BR"/>
              </w:rPr>
            </w:pPr>
            <w:r w:rsidRPr="00AD7B90">
              <w:rPr>
                <w:rFonts w:ascii="Arial" w:hAnsi="Arial" w:cs="Arial"/>
                <w:b/>
                <w:bCs/>
                <w:lang w:val="pt-BR"/>
              </w:rPr>
              <w:t>Nome</w:t>
            </w:r>
          </w:p>
        </w:tc>
        <w:tc>
          <w:tcPr>
            <w:tcW w:w="61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tcPr>
          <w:p w14:paraId="1439465D" w14:textId="77777777" w:rsidR="006B7BD8" w:rsidRPr="00AD7B90" w:rsidRDefault="6BDCF336" w:rsidP="00AD7B90">
            <w:pPr>
              <w:pStyle w:val="Corpodetexto"/>
              <w:spacing w:line="360" w:lineRule="auto"/>
              <w:ind w:left="0"/>
              <w:jc w:val="both"/>
              <w:rPr>
                <w:rFonts w:ascii="Arial" w:hAnsi="Arial" w:cs="Arial"/>
                <w:b/>
                <w:bCs/>
                <w:lang w:val="pt-BR"/>
              </w:rPr>
            </w:pPr>
            <w:r w:rsidRPr="00AD7B90">
              <w:rPr>
                <w:rFonts w:ascii="Arial" w:hAnsi="Arial" w:cs="Arial"/>
                <w:b/>
                <w:bCs/>
                <w:lang w:val="pt-BR"/>
              </w:rPr>
              <w:t>Descrição</w:t>
            </w:r>
          </w:p>
        </w:tc>
      </w:tr>
      <w:tr w:rsidR="006B7BD8" w:rsidRPr="00E27DB9" w14:paraId="09DEE7BD" w14:textId="77777777" w:rsidTr="382A8A4A">
        <w:trPr>
          <w:trHeight w:val="812"/>
        </w:trPr>
        <w:tc>
          <w:tcPr>
            <w:tcW w:w="2370" w:type="dxa"/>
            <w:tcBorders>
              <w:top w:val="single" w:sz="6" w:space="0" w:color="000000" w:themeColor="text1"/>
              <w:left w:val="single" w:sz="6" w:space="0" w:color="000000" w:themeColor="text1"/>
              <w:bottom w:val="single" w:sz="4" w:space="0" w:color="auto"/>
              <w:right w:val="single" w:sz="6" w:space="0" w:color="000000" w:themeColor="text1"/>
            </w:tcBorders>
          </w:tcPr>
          <w:p w14:paraId="3CB9518F" w14:textId="77777777" w:rsidR="00BE592A" w:rsidRPr="00AD7B90" w:rsidRDefault="00BE592A" w:rsidP="00AD7B90">
            <w:pPr>
              <w:pStyle w:val="Corpodetexto"/>
              <w:spacing w:line="360" w:lineRule="auto"/>
              <w:ind w:left="0"/>
              <w:jc w:val="both"/>
              <w:rPr>
                <w:rFonts w:ascii="Arial" w:hAnsi="Arial" w:cs="Arial"/>
                <w:lang w:val="pt-BR"/>
              </w:rPr>
            </w:pPr>
          </w:p>
          <w:p w14:paraId="69492DB3" w14:textId="3F839773" w:rsidR="2ABEDF48" w:rsidRPr="00AD7B90" w:rsidRDefault="45626CF8" w:rsidP="00AD7B90">
            <w:pPr>
              <w:pStyle w:val="Corpodetexto"/>
              <w:spacing w:line="360" w:lineRule="auto"/>
              <w:ind w:left="0"/>
              <w:jc w:val="both"/>
              <w:rPr>
                <w:rFonts w:ascii="Arial" w:hAnsi="Arial" w:cs="Arial"/>
              </w:rPr>
            </w:pPr>
            <w:r w:rsidRPr="00AD7B90">
              <w:rPr>
                <w:rFonts w:ascii="Arial" w:hAnsi="Arial" w:cs="Arial"/>
                <w:lang w:val="pt-BR"/>
              </w:rPr>
              <w:t xml:space="preserve">Proprietário </w:t>
            </w:r>
            <w:r w:rsidR="3EC35940" w:rsidRPr="00AD7B90">
              <w:rPr>
                <w:rFonts w:ascii="Arial" w:hAnsi="Arial" w:cs="Arial"/>
                <w:lang w:val="pt-BR"/>
              </w:rPr>
              <w:t>da Adega</w:t>
            </w:r>
          </w:p>
          <w:p w14:paraId="4A9C3485" w14:textId="2FDA2997" w:rsidR="006B7BD8" w:rsidRPr="00AD7B90" w:rsidRDefault="006B7BD8" w:rsidP="00AD7B90">
            <w:pPr>
              <w:pStyle w:val="Corpodetexto"/>
              <w:spacing w:line="360" w:lineRule="auto"/>
              <w:ind w:left="0"/>
              <w:jc w:val="both"/>
              <w:rPr>
                <w:rFonts w:ascii="Arial" w:hAnsi="Arial" w:cs="Arial"/>
                <w:lang w:val="pt-BR"/>
              </w:rPr>
            </w:pPr>
          </w:p>
        </w:tc>
        <w:tc>
          <w:tcPr>
            <w:tcW w:w="6150" w:type="dxa"/>
            <w:tcBorders>
              <w:top w:val="single" w:sz="6" w:space="0" w:color="000000" w:themeColor="text1"/>
              <w:left w:val="single" w:sz="6" w:space="0" w:color="000000" w:themeColor="text1"/>
              <w:bottom w:val="single" w:sz="4" w:space="0" w:color="auto"/>
              <w:right w:val="single" w:sz="6" w:space="0" w:color="000000" w:themeColor="text1"/>
            </w:tcBorders>
          </w:tcPr>
          <w:p w14:paraId="3D1C90F9" w14:textId="77777777" w:rsidR="00737F33" w:rsidRPr="00AD7B90" w:rsidRDefault="00737F33" w:rsidP="00AD7B90">
            <w:pPr>
              <w:pStyle w:val="Corpodetexto"/>
              <w:spacing w:line="360" w:lineRule="auto"/>
              <w:ind w:left="0"/>
              <w:jc w:val="both"/>
              <w:rPr>
                <w:rFonts w:ascii="Arial" w:hAnsi="Arial" w:cs="Arial"/>
                <w:lang w:val="pt-BR"/>
              </w:rPr>
            </w:pPr>
          </w:p>
          <w:p w14:paraId="14B9FB1C" w14:textId="1E74112A" w:rsidR="7DC8573A" w:rsidRPr="00AD7B90" w:rsidRDefault="619D92AD" w:rsidP="00AD7B90">
            <w:pPr>
              <w:pStyle w:val="Corpodetexto"/>
              <w:spacing w:line="360" w:lineRule="auto"/>
              <w:ind w:left="0"/>
              <w:jc w:val="both"/>
              <w:rPr>
                <w:rFonts w:ascii="Arial" w:hAnsi="Arial" w:cs="Arial"/>
                <w:lang w:val="pt-BR"/>
              </w:rPr>
            </w:pPr>
            <w:r w:rsidRPr="00AD7B90">
              <w:rPr>
                <w:rFonts w:ascii="Arial" w:hAnsi="Arial" w:cs="Arial"/>
                <w:lang w:val="pt-BR"/>
              </w:rPr>
              <w:t xml:space="preserve">O </w:t>
            </w:r>
            <w:r w:rsidR="2CD00E87" w:rsidRPr="00AD7B90">
              <w:rPr>
                <w:rFonts w:ascii="Arial" w:hAnsi="Arial" w:cs="Arial"/>
                <w:lang w:val="pt-BR"/>
              </w:rPr>
              <w:t>proprietário</w:t>
            </w:r>
            <w:r w:rsidRPr="00AD7B90">
              <w:rPr>
                <w:rFonts w:ascii="Arial" w:hAnsi="Arial" w:cs="Arial"/>
                <w:lang w:val="pt-BR"/>
              </w:rPr>
              <w:t xml:space="preserve"> da adega em questão também é o </w:t>
            </w:r>
            <w:r w:rsidR="50F7485E" w:rsidRPr="00AD7B90">
              <w:rPr>
                <w:rFonts w:ascii="Arial" w:hAnsi="Arial" w:cs="Arial"/>
                <w:lang w:val="pt-BR"/>
              </w:rPr>
              <w:t>gestor</w:t>
            </w:r>
            <w:r w:rsidRPr="00AD7B90">
              <w:rPr>
                <w:rFonts w:ascii="Arial" w:hAnsi="Arial" w:cs="Arial"/>
                <w:lang w:val="pt-BR"/>
              </w:rPr>
              <w:t xml:space="preserve"> que pode assumir diversas funções por demanda durante </w:t>
            </w:r>
            <w:r w:rsidR="3912A8A1" w:rsidRPr="00AD7B90">
              <w:rPr>
                <w:rFonts w:ascii="Arial" w:hAnsi="Arial" w:cs="Arial"/>
                <w:lang w:val="pt-BR"/>
              </w:rPr>
              <w:t xml:space="preserve">o processo de venda/marketing, </w:t>
            </w:r>
          </w:p>
          <w:p w14:paraId="6597C149" w14:textId="5AD0EA62" w:rsidR="00737F33" w:rsidRPr="00AD7B90" w:rsidRDefault="00737F33" w:rsidP="00AD7B90">
            <w:pPr>
              <w:pStyle w:val="Corpodetexto"/>
              <w:spacing w:line="360" w:lineRule="auto"/>
              <w:ind w:left="0"/>
              <w:jc w:val="both"/>
              <w:rPr>
                <w:rFonts w:ascii="Arial" w:hAnsi="Arial" w:cs="Arial"/>
                <w:lang w:val="pt-BR"/>
              </w:rPr>
            </w:pPr>
          </w:p>
        </w:tc>
      </w:tr>
      <w:tr w:rsidR="34F9C4EE" w:rsidRPr="00E27DB9" w14:paraId="46A52168" w14:textId="77777777" w:rsidTr="382A8A4A">
        <w:trPr>
          <w:trHeight w:val="812"/>
        </w:trPr>
        <w:tc>
          <w:tcPr>
            <w:tcW w:w="2370" w:type="dxa"/>
            <w:tcBorders>
              <w:top w:val="single" w:sz="6" w:space="0" w:color="000000" w:themeColor="text1"/>
              <w:left w:val="single" w:sz="6" w:space="0" w:color="000000" w:themeColor="text1"/>
              <w:bottom w:val="single" w:sz="4" w:space="0" w:color="auto"/>
              <w:right w:val="single" w:sz="6" w:space="0" w:color="000000" w:themeColor="text1"/>
            </w:tcBorders>
          </w:tcPr>
          <w:p w14:paraId="33696E83" w14:textId="2A970518" w:rsidR="34F9C4EE" w:rsidRPr="00AD7B90" w:rsidRDefault="34F9C4EE" w:rsidP="00AD7B90">
            <w:pPr>
              <w:pStyle w:val="Corpodetexto"/>
              <w:spacing w:line="360" w:lineRule="auto"/>
              <w:jc w:val="both"/>
              <w:rPr>
                <w:rFonts w:ascii="Arial" w:hAnsi="Arial" w:cs="Arial"/>
                <w:lang w:val="pt-BR"/>
              </w:rPr>
            </w:pPr>
          </w:p>
          <w:p w14:paraId="3D220781" w14:textId="090A8EF8" w:rsidR="06E36419" w:rsidRPr="00AD7B90" w:rsidRDefault="5C52BA44" w:rsidP="00AD7B90">
            <w:pPr>
              <w:pStyle w:val="Corpodetexto"/>
              <w:spacing w:line="360" w:lineRule="auto"/>
              <w:ind w:left="0"/>
              <w:jc w:val="both"/>
              <w:rPr>
                <w:rFonts w:ascii="Arial" w:hAnsi="Arial" w:cs="Arial"/>
                <w:lang w:val="pt-BR"/>
              </w:rPr>
            </w:pPr>
            <w:r w:rsidRPr="00AD7B90">
              <w:rPr>
                <w:rFonts w:ascii="Arial" w:hAnsi="Arial" w:cs="Arial"/>
                <w:lang w:val="pt-BR"/>
              </w:rPr>
              <w:t>Funcio</w:t>
            </w:r>
            <w:r w:rsidR="2FD49F20" w:rsidRPr="00AD7B90">
              <w:rPr>
                <w:rFonts w:ascii="Arial" w:hAnsi="Arial" w:cs="Arial"/>
                <w:lang w:val="pt-BR"/>
              </w:rPr>
              <w:t>n</w:t>
            </w:r>
            <w:r w:rsidRPr="00AD7B90">
              <w:rPr>
                <w:rFonts w:ascii="Arial" w:hAnsi="Arial" w:cs="Arial"/>
                <w:lang w:val="pt-BR"/>
              </w:rPr>
              <w:t>ário</w:t>
            </w:r>
            <w:r w:rsidR="28963B92" w:rsidRPr="00AD7B90">
              <w:rPr>
                <w:rFonts w:ascii="Arial" w:hAnsi="Arial" w:cs="Arial"/>
                <w:lang w:val="pt-BR"/>
              </w:rPr>
              <w:t xml:space="preserve"> 01-</w:t>
            </w:r>
            <w:r w:rsidRPr="00AD7B90">
              <w:rPr>
                <w:rFonts w:ascii="Arial" w:hAnsi="Arial" w:cs="Arial"/>
                <w:lang w:val="pt-BR"/>
              </w:rPr>
              <w:t xml:space="preserve"> </w:t>
            </w:r>
            <w:r w:rsidR="1B59BA7B" w:rsidRPr="00AD7B90">
              <w:rPr>
                <w:rFonts w:ascii="Arial" w:hAnsi="Arial" w:cs="Arial"/>
                <w:lang w:val="pt-BR"/>
              </w:rPr>
              <w:t xml:space="preserve">Auxiliar </w:t>
            </w:r>
            <w:r w:rsidR="03D5A6BA" w:rsidRPr="00AD7B90">
              <w:rPr>
                <w:rFonts w:ascii="Arial" w:hAnsi="Arial" w:cs="Arial"/>
                <w:lang w:val="pt-BR"/>
              </w:rPr>
              <w:t>de estoque</w:t>
            </w:r>
            <w:r w:rsidR="7DF34277" w:rsidRPr="00AD7B90">
              <w:rPr>
                <w:rFonts w:ascii="Arial" w:hAnsi="Arial" w:cs="Arial"/>
                <w:lang w:val="pt-BR"/>
              </w:rPr>
              <w:t>/qualidade.</w:t>
            </w:r>
          </w:p>
        </w:tc>
        <w:tc>
          <w:tcPr>
            <w:tcW w:w="6150" w:type="dxa"/>
            <w:tcBorders>
              <w:top w:val="single" w:sz="6" w:space="0" w:color="000000" w:themeColor="text1"/>
              <w:left w:val="single" w:sz="6" w:space="0" w:color="000000" w:themeColor="text1"/>
              <w:bottom w:val="single" w:sz="4" w:space="0" w:color="auto"/>
              <w:right w:val="single" w:sz="6" w:space="0" w:color="000000" w:themeColor="text1"/>
            </w:tcBorders>
          </w:tcPr>
          <w:p w14:paraId="3D4F94E1" w14:textId="2E3A6A41" w:rsidR="34F9C4EE" w:rsidRPr="00AD7B90" w:rsidRDefault="1B59BA7B" w:rsidP="00AD7B90">
            <w:pPr>
              <w:pStyle w:val="Corpodetexto"/>
              <w:spacing w:line="360" w:lineRule="auto"/>
              <w:ind w:left="0"/>
              <w:jc w:val="both"/>
              <w:rPr>
                <w:rFonts w:ascii="Arial" w:eastAsia="Arial" w:hAnsi="Arial" w:cs="Arial"/>
                <w:color w:val="000000" w:themeColor="text1"/>
                <w:lang w:val="pt-BR"/>
              </w:rPr>
            </w:pPr>
            <w:r w:rsidRPr="00AD7B90">
              <w:rPr>
                <w:rFonts w:ascii="Arial" w:eastAsia="Arial" w:hAnsi="Arial" w:cs="Arial"/>
                <w:color w:val="000000" w:themeColor="text1"/>
                <w:lang w:val="pt-BR"/>
              </w:rPr>
              <w:t xml:space="preserve"> </w:t>
            </w:r>
            <w:r w:rsidRPr="00AD7B90">
              <w:rPr>
                <w:rFonts w:ascii="Arial" w:eastAsia="Arial" w:hAnsi="Arial" w:cs="Arial"/>
                <w:lang w:val="pt-BR"/>
              </w:rPr>
              <w:t>Responsável por controlar toda entrada de produtos entregues pelo fornecedor (serão conferidos baseados na nota fiscal de entrada</w:t>
            </w:r>
            <w:r w:rsidRPr="00AD7B90">
              <w:rPr>
                <w:rFonts w:ascii="Arial" w:eastAsia="Arial" w:hAnsi="Arial" w:cs="Arial"/>
                <w:color w:val="000000" w:themeColor="text1"/>
                <w:lang w:val="pt-BR"/>
              </w:rPr>
              <w:t>), controlar saída dos produtos vendidos, executar ajuste de inventário (realizar a conferência das quantidades físicas versus quantidades registradas no sistema) e manter sempre uma quantidade de produtos reserva.</w:t>
            </w:r>
          </w:p>
          <w:p w14:paraId="7B9FD78B" w14:textId="538EA687" w:rsidR="34F9C4EE" w:rsidRPr="00AD7B90" w:rsidRDefault="3A3EC7E0" w:rsidP="00AD7B90">
            <w:pPr>
              <w:spacing w:line="360" w:lineRule="auto"/>
              <w:jc w:val="both"/>
              <w:rPr>
                <w:rFonts w:ascii="Arial" w:eastAsia="Arial" w:hAnsi="Arial" w:cs="Arial"/>
                <w:color w:val="000000" w:themeColor="text1"/>
                <w:lang w:val="pt-BR"/>
              </w:rPr>
            </w:pPr>
            <w:r w:rsidRPr="00AD7B90">
              <w:rPr>
                <w:rFonts w:ascii="Arial" w:eastAsia="Arial" w:hAnsi="Arial" w:cs="Arial"/>
                <w:lang w:val="pt-BR"/>
              </w:rPr>
              <w:t>Responsável por prevenir que a empresa sofra perdas por conta de prazos de validade, furtos internos por parte de funcionários, acompanhar o estado de conservação dos produtos (refrigeração), verificar existência de avarias se a mesma existir abrir uma solicitação de troca (com fornecedor) ou descarte de produtos (direcionar sempre os itens danificados e/ou impróprios para o consumo (por exemplo, com data de validade vencida) para o local de troca).</w:t>
            </w:r>
          </w:p>
        </w:tc>
      </w:tr>
      <w:tr w:rsidR="00E2624B" w:rsidRPr="00E27DB9" w14:paraId="3CB5B6C9" w14:textId="77777777" w:rsidTr="382A8A4A">
        <w:trPr>
          <w:trHeight w:val="971"/>
        </w:trPr>
        <w:tc>
          <w:tcPr>
            <w:tcW w:w="2370" w:type="dxa"/>
            <w:tcBorders>
              <w:top w:val="single" w:sz="4" w:space="0" w:color="auto"/>
              <w:left w:val="single" w:sz="6" w:space="0" w:color="000000" w:themeColor="text1"/>
              <w:bottom w:val="single" w:sz="6" w:space="0" w:color="000000" w:themeColor="text1"/>
              <w:right w:val="single" w:sz="6" w:space="0" w:color="000000" w:themeColor="text1"/>
            </w:tcBorders>
          </w:tcPr>
          <w:p w14:paraId="0BED494D" w14:textId="659027B5" w:rsidR="3819FD24" w:rsidRPr="00AD7B90" w:rsidRDefault="3819FD24" w:rsidP="00AD7B90">
            <w:pPr>
              <w:pStyle w:val="Corpodetexto"/>
              <w:spacing w:line="360" w:lineRule="auto"/>
              <w:ind w:left="0"/>
              <w:jc w:val="both"/>
              <w:rPr>
                <w:rFonts w:ascii="Arial" w:hAnsi="Arial" w:cs="Arial"/>
                <w:lang w:val="pt-BR"/>
              </w:rPr>
            </w:pPr>
          </w:p>
          <w:p w14:paraId="6C1A2A29" w14:textId="7E13F658" w:rsidR="4227DE03" w:rsidRPr="00AD7B90" w:rsidRDefault="681CB098" w:rsidP="00AD7B90">
            <w:pPr>
              <w:pStyle w:val="Corpodetexto"/>
              <w:spacing w:line="360" w:lineRule="auto"/>
              <w:ind w:left="0"/>
              <w:jc w:val="both"/>
              <w:rPr>
                <w:rFonts w:ascii="Arial" w:hAnsi="Arial" w:cs="Arial"/>
                <w:lang w:val="pt-BR"/>
              </w:rPr>
            </w:pPr>
            <w:r w:rsidRPr="00AD7B90">
              <w:rPr>
                <w:rFonts w:ascii="Arial" w:hAnsi="Arial" w:cs="Arial"/>
                <w:lang w:val="pt-BR"/>
              </w:rPr>
              <w:t>Funcionário 0</w:t>
            </w:r>
            <w:r w:rsidR="4881D568" w:rsidRPr="00AD7B90">
              <w:rPr>
                <w:rFonts w:ascii="Arial" w:hAnsi="Arial" w:cs="Arial"/>
                <w:lang w:val="pt-BR"/>
              </w:rPr>
              <w:t>2</w:t>
            </w:r>
            <w:r w:rsidR="25BE5A23" w:rsidRPr="00AD7B90">
              <w:rPr>
                <w:rFonts w:ascii="Arial" w:hAnsi="Arial" w:cs="Arial"/>
                <w:lang w:val="pt-BR"/>
              </w:rPr>
              <w:t>- Auxiliar de vendas.</w:t>
            </w:r>
          </w:p>
          <w:p w14:paraId="7A9DA7FA" w14:textId="77777777" w:rsidR="00E2624B" w:rsidRPr="00AD7B90" w:rsidRDefault="00E2624B" w:rsidP="00AD7B90">
            <w:pPr>
              <w:pStyle w:val="Corpodetexto"/>
              <w:spacing w:line="360" w:lineRule="auto"/>
              <w:ind w:left="0"/>
              <w:jc w:val="both"/>
              <w:rPr>
                <w:rFonts w:ascii="Arial" w:hAnsi="Arial" w:cs="Arial"/>
                <w:lang w:val="pt-BR"/>
              </w:rPr>
            </w:pPr>
          </w:p>
        </w:tc>
        <w:tc>
          <w:tcPr>
            <w:tcW w:w="6150" w:type="dxa"/>
            <w:tcBorders>
              <w:top w:val="single" w:sz="4" w:space="0" w:color="auto"/>
              <w:left w:val="single" w:sz="6" w:space="0" w:color="000000" w:themeColor="text1"/>
              <w:bottom w:val="single" w:sz="6" w:space="0" w:color="000000" w:themeColor="text1"/>
              <w:right w:val="single" w:sz="6" w:space="0" w:color="000000" w:themeColor="text1"/>
            </w:tcBorders>
          </w:tcPr>
          <w:p w14:paraId="6AC7BFD3" w14:textId="2C68942B" w:rsidR="00E2624B" w:rsidRPr="00AD7B90" w:rsidRDefault="668206BE" w:rsidP="00AD7B90">
            <w:pPr>
              <w:spacing w:line="360" w:lineRule="auto"/>
              <w:jc w:val="both"/>
              <w:rPr>
                <w:rFonts w:ascii="Arial" w:eastAsia="Arial" w:hAnsi="Arial" w:cs="Arial"/>
                <w:color w:val="000000" w:themeColor="text1"/>
                <w:lang w:val="pt-BR"/>
              </w:rPr>
            </w:pPr>
            <w:r w:rsidRPr="00AD7B90">
              <w:rPr>
                <w:rFonts w:ascii="Arial" w:eastAsia="Arial" w:hAnsi="Arial" w:cs="Arial"/>
                <w:color w:val="000000" w:themeColor="text1"/>
                <w:lang w:val="pt-BR"/>
              </w:rPr>
              <w:t>R</w:t>
            </w:r>
            <w:r w:rsidR="25BE5A23" w:rsidRPr="00AD7B90">
              <w:rPr>
                <w:rFonts w:ascii="Arial" w:eastAsia="Arial" w:hAnsi="Arial" w:cs="Arial"/>
                <w:color w:val="000000" w:themeColor="text1"/>
                <w:lang w:val="pt-BR"/>
              </w:rPr>
              <w:t>esponsável pel</w:t>
            </w:r>
            <w:r w:rsidR="2BF38D02" w:rsidRPr="00AD7B90">
              <w:rPr>
                <w:rFonts w:ascii="Arial" w:eastAsia="Arial" w:hAnsi="Arial" w:cs="Arial"/>
                <w:color w:val="000000" w:themeColor="text1"/>
                <w:lang w:val="pt-BR"/>
              </w:rPr>
              <w:t xml:space="preserve">o </w:t>
            </w:r>
            <w:proofErr w:type="gramStart"/>
            <w:r w:rsidR="2BF38D02" w:rsidRPr="00AD7B90">
              <w:rPr>
                <w:rFonts w:ascii="Arial" w:eastAsia="Arial" w:hAnsi="Arial" w:cs="Arial"/>
                <w:color w:val="000000" w:themeColor="text1"/>
                <w:lang w:val="pt-BR"/>
              </w:rPr>
              <w:t>controle</w:t>
            </w:r>
            <w:r w:rsidR="25BE5A23" w:rsidRPr="00AD7B90">
              <w:rPr>
                <w:rFonts w:ascii="Arial" w:eastAsia="Arial" w:hAnsi="Arial" w:cs="Arial"/>
                <w:color w:val="000000" w:themeColor="text1"/>
                <w:lang w:val="pt-BR"/>
              </w:rPr>
              <w:t xml:space="preserve"> saída dos produtos resultantes de venda direta</w:t>
            </w:r>
            <w:proofErr w:type="gramEnd"/>
            <w:r w:rsidR="25BE5A23" w:rsidRPr="00AD7B90">
              <w:rPr>
                <w:rFonts w:ascii="Arial" w:eastAsia="Arial" w:hAnsi="Arial" w:cs="Arial"/>
                <w:color w:val="000000" w:themeColor="text1"/>
                <w:lang w:val="pt-BR"/>
              </w:rPr>
              <w:t xml:space="preserve"> ao consumidor (a movimentação de estoque é automática após a confirmação da venda), caso consumidor exigir troca do produto abrir solicitação de troca (com setor de qualidade o estoque).</w:t>
            </w:r>
          </w:p>
          <w:p w14:paraId="0D421F41" w14:textId="1AF9A7A7" w:rsidR="00E2624B" w:rsidRPr="00AD7B90" w:rsidRDefault="00E2624B" w:rsidP="00AD7B90">
            <w:pPr>
              <w:pStyle w:val="Corpodetexto"/>
              <w:spacing w:line="360" w:lineRule="auto"/>
              <w:ind w:left="0"/>
              <w:jc w:val="both"/>
              <w:rPr>
                <w:rFonts w:ascii="Arial" w:hAnsi="Arial" w:cs="Arial"/>
                <w:lang w:val="pt-BR"/>
              </w:rPr>
            </w:pPr>
          </w:p>
        </w:tc>
      </w:tr>
      <w:tr w:rsidR="52898118" w:rsidRPr="00E27DB9" w14:paraId="5A121B53" w14:textId="77777777" w:rsidTr="382A8A4A">
        <w:trPr>
          <w:trHeight w:val="971"/>
        </w:trPr>
        <w:tc>
          <w:tcPr>
            <w:tcW w:w="2370" w:type="dxa"/>
            <w:tcBorders>
              <w:top w:val="single" w:sz="4" w:space="0" w:color="auto"/>
              <w:left w:val="single" w:sz="6" w:space="0" w:color="000000" w:themeColor="text1"/>
              <w:bottom w:val="single" w:sz="6" w:space="0" w:color="000000" w:themeColor="text1"/>
              <w:right w:val="single" w:sz="6" w:space="0" w:color="000000" w:themeColor="text1"/>
            </w:tcBorders>
          </w:tcPr>
          <w:p w14:paraId="53C3A6AA" w14:textId="00FEFD4C" w:rsidR="5BD8DFF4" w:rsidRPr="00AD7B90" w:rsidRDefault="5BD8DFF4" w:rsidP="00AD7B90">
            <w:pPr>
              <w:pStyle w:val="Corpodetexto"/>
              <w:spacing w:line="360" w:lineRule="auto"/>
              <w:ind w:left="0"/>
              <w:jc w:val="both"/>
              <w:rPr>
                <w:rFonts w:ascii="Arial" w:hAnsi="Arial" w:cs="Arial"/>
                <w:lang w:val="pt-BR"/>
              </w:rPr>
            </w:pPr>
            <w:r w:rsidRPr="00AD7B90">
              <w:rPr>
                <w:rFonts w:ascii="Arial" w:hAnsi="Arial" w:cs="Arial"/>
                <w:lang w:val="pt-BR"/>
              </w:rPr>
              <w:t>Funcionário 0</w:t>
            </w:r>
            <w:r w:rsidR="04036581" w:rsidRPr="00AD7B90">
              <w:rPr>
                <w:rFonts w:ascii="Arial" w:hAnsi="Arial" w:cs="Arial"/>
                <w:lang w:val="pt-BR"/>
              </w:rPr>
              <w:t>3</w:t>
            </w:r>
            <w:r w:rsidRPr="00AD7B90">
              <w:rPr>
                <w:rFonts w:ascii="Arial" w:hAnsi="Arial" w:cs="Arial"/>
                <w:lang w:val="pt-BR"/>
              </w:rPr>
              <w:t>- Auxiliar de vendas</w:t>
            </w:r>
            <w:r w:rsidR="00D53F30" w:rsidRPr="00AD7B90">
              <w:rPr>
                <w:rFonts w:ascii="Arial" w:hAnsi="Arial" w:cs="Arial"/>
                <w:lang w:val="pt-BR"/>
              </w:rPr>
              <w:t>.</w:t>
            </w:r>
            <w:r w:rsidR="7480031B" w:rsidRPr="00AD7B90">
              <w:rPr>
                <w:rFonts w:ascii="Arial" w:hAnsi="Arial" w:cs="Arial"/>
                <w:lang w:val="pt-BR"/>
              </w:rPr>
              <w:t xml:space="preserve"> </w:t>
            </w:r>
          </w:p>
          <w:p w14:paraId="225F0FBD" w14:textId="538559E8" w:rsidR="52898118" w:rsidRPr="00AD7B90" w:rsidRDefault="52898118" w:rsidP="00AD7B90">
            <w:pPr>
              <w:pStyle w:val="Corpodetexto"/>
              <w:spacing w:line="360" w:lineRule="auto"/>
              <w:jc w:val="both"/>
              <w:rPr>
                <w:rFonts w:ascii="Arial" w:hAnsi="Arial" w:cs="Arial"/>
                <w:lang w:val="pt-BR"/>
              </w:rPr>
            </w:pPr>
          </w:p>
        </w:tc>
        <w:tc>
          <w:tcPr>
            <w:tcW w:w="6150" w:type="dxa"/>
            <w:tcBorders>
              <w:top w:val="single" w:sz="4" w:space="0" w:color="auto"/>
              <w:left w:val="single" w:sz="6" w:space="0" w:color="000000" w:themeColor="text1"/>
              <w:bottom w:val="single" w:sz="6" w:space="0" w:color="000000" w:themeColor="text1"/>
              <w:right w:val="single" w:sz="6" w:space="0" w:color="000000" w:themeColor="text1"/>
            </w:tcBorders>
          </w:tcPr>
          <w:p w14:paraId="7B4946F9" w14:textId="26F2790E" w:rsidR="5E48B306" w:rsidRPr="00AD7B90" w:rsidRDefault="5E48B306" w:rsidP="00AD7B90">
            <w:pPr>
              <w:spacing w:line="360" w:lineRule="auto"/>
              <w:jc w:val="both"/>
              <w:rPr>
                <w:rFonts w:ascii="Arial" w:eastAsia="Arial" w:hAnsi="Arial" w:cs="Arial"/>
                <w:color w:val="000000" w:themeColor="text1"/>
                <w:lang w:val="pt-BR"/>
              </w:rPr>
            </w:pPr>
            <w:r w:rsidRPr="00AD7B90">
              <w:rPr>
                <w:rFonts w:ascii="Arial" w:eastAsia="Arial" w:hAnsi="Arial" w:cs="Arial"/>
                <w:color w:val="000000" w:themeColor="text1"/>
                <w:lang w:val="pt-BR"/>
              </w:rPr>
              <w:t>R</w:t>
            </w:r>
            <w:r w:rsidR="7480031B" w:rsidRPr="00AD7B90">
              <w:rPr>
                <w:rFonts w:ascii="Arial" w:eastAsia="Arial" w:hAnsi="Arial" w:cs="Arial"/>
                <w:color w:val="000000" w:themeColor="text1"/>
                <w:lang w:val="pt-BR"/>
              </w:rPr>
              <w:t>esponsável pela saída dos produtos resultantes de venda direta ao consumidor</w:t>
            </w:r>
            <w:r w:rsidR="00D53F30" w:rsidRPr="00AD7B90">
              <w:rPr>
                <w:rFonts w:ascii="Arial" w:eastAsia="Arial" w:hAnsi="Arial" w:cs="Arial"/>
                <w:color w:val="000000" w:themeColor="text1"/>
                <w:lang w:val="pt-BR"/>
              </w:rPr>
              <w:t xml:space="preserve"> </w:t>
            </w:r>
            <w:r w:rsidR="7480031B" w:rsidRPr="00AD7B90">
              <w:rPr>
                <w:rFonts w:ascii="Arial" w:eastAsia="Arial" w:hAnsi="Arial" w:cs="Arial"/>
                <w:color w:val="000000" w:themeColor="text1"/>
                <w:lang w:val="pt-BR"/>
              </w:rPr>
              <w:t>(a movimentação de estoque é automática após a confirmação da venda)</w:t>
            </w:r>
            <w:r w:rsidR="3FDCAB9D" w:rsidRPr="00AD7B90">
              <w:rPr>
                <w:rFonts w:ascii="Arial" w:eastAsia="Arial" w:hAnsi="Arial" w:cs="Arial"/>
                <w:color w:val="000000" w:themeColor="text1"/>
                <w:lang w:val="pt-BR"/>
              </w:rPr>
              <w:t>.</w:t>
            </w:r>
          </w:p>
        </w:tc>
      </w:tr>
    </w:tbl>
    <w:p w14:paraId="476CE572" w14:textId="455EE0B4" w:rsidR="00AC607A" w:rsidRPr="00AD7B90" w:rsidRDefault="000213DE" w:rsidP="00AD7B90">
      <w:pPr>
        <w:pStyle w:val="Corpodetexto"/>
        <w:spacing w:line="360" w:lineRule="auto"/>
        <w:jc w:val="both"/>
        <w:rPr>
          <w:rFonts w:ascii="Arial" w:hAnsi="Arial" w:cs="Arial"/>
          <w:color w:val="404040"/>
          <w:shd w:val="clear" w:color="auto" w:fill="FFFFFF"/>
          <w:lang w:val="pt-BR"/>
        </w:rPr>
      </w:pPr>
      <w:r w:rsidRPr="00AD7B90">
        <w:rPr>
          <w:rFonts w:ascii="Arial" w:hAnsi="Arial" w:cs="Arial"/>
          <w:color w:val="404040"/>
          <w:shd w:val="clear" w:color="auto" w:fill="FFFFFF"/>
          <w:lang w:val="pt-BR"/>
        </w:rPr>
        <w:t> </w:t>
      </w:r>
    </w:p>
    <w:p w14:paraId="60F5DE9E" w14:textId="77777777" w:rsidR="00C10A58" w:rsidRPr="00AD7B90" w:rsidRDefault="00C10A58" w:rsidP="00AD7B90">
      <w:pPr>
        <w:pStyle w:val="Corpodetexto"/>
        <w:spacing w:line="360" w:lineRule="auto"/>
        <w:ind w:left="0"/>
        <w:jc w:val="both"/>
        <w:rPr>
          <w:rFonts w:ascii="Arial" w:hAnsi="Arial" w:cs="Arial"/>
          <w:lang w:val="pt-BR"/>
        </w:rPr>
      </w:pPr>
    </w:p>
    <w:p w14:paraId="2D1DD1ED" w14:textId="4AD38FCF" w:rsidR="58A5CF41" w:rsidRPr="00AD7B90" w:rsidRDefault="1B93B7D3" w:rsidP="00AD7B90">
      <w:pPr>
        <w:pStyle w:val="Ttulo1"/>
        <w:jc w:val="both"/>
        <w:rPr>
          <w:rFonts w:cs="Arial"/>
          <w:sz w:val="20"/>
          <w:szCs w:val="20"/>
          <w:lang w:val="pt-BR"/>
        </w:rPr>
      </w:pPr>
      <w:bookmarkStart w:id="37" w:name="_Toc512930915"/>
      <w:bookmarkStart w:id="38" w:name="_Toc452813590"/>
      <w:bookmarkStart w:id="39" w:name="_Toc436203387"/>
      <w:bookmarkStart w:id="40" w:name="_Toc64929744"/>
      <w:bookmarkEnd w:id="30"/>
      <w:r w:rsidRPr="00AD7B90">
        <w:rPr>
          <w:rFonts w:cs="Arial"/>
          <w:sz w:val="20"/>
          <w:szCs w:val="20"/>
          <w:lang w:val="pt-BR"/>
        </w:rPr>
        <w:lastRenderedPageBreak/>
        <w:t>Visão Geral do Produto</w:t>
      </w:r>
      <w:bookmarkEnd w:id="37"/>
      <w:bookmarkEnd w:id="38"/>
      <w:bookmarkEnd w:id="39"/>
      <w:bookmarkEnd w:id="40"/>
    </w:p>
    <w:p w14:paraId="536A357B" w14:textId="77777777" w:rsidR="00C10A58" w:rsidRPr="00AD7B90" w:rsidRDefault="00C10A58" w:rsidP="00AD7B90">
      <w:pPr>
        <w:jc w:val="both"/>
        <w:rPr>
          <w:rFonts w:ascii="Arial" w:hAnsi="Arial" w:cs="Arial"/>
          <w:lang w:val="pt-BR"/>
        </w:rPr>
      </w:pPr>
    </w:p>
    <w:p w14:paraId="5A63CDB4" w14:textId="2FEE1E98" w:rsidR="15FFB165" w:rsidRPr="00AD7B90" w:rsidRDefault="15FFB165" w:rsidP="00AD7B90">
      <w:pPr>
        <w:spacing w:line="360" w:lineRule="auto"/>
        <w:ind w:firstLine="284"/>
        <w:jc w:val="both"/>
        <w:rPr>
          <w:rFonts w:ascii="Arial" w:eastAsia="Arial" w:hAnsi="Arial" w:cs="Arial"/>
          <w:lang w:val="pt-BR"/>
        </w:rPr>
      </w:pPr>
      <w:r w:rsidRPr="00AD7B90">
        <w:rPr>
          <w:rFonts w:ascii="Arial" w:eastAsia="Arial" w:hAnsi="Arial" w:cs="Arial"/>
          <w:lang w:val="pt-BR"/>
        </w:rPr>
        <w:t xml:space="preserve">O </w:t>
      </w:r>
      <w:r w:rsidRPr="00AD7B90">
        <w:rPr>
          <w:rFonts w:ascii="Arial" w:eastAsia="Arial" w:hAnsi="Arial" w:cs="Arial"/>
          <w:color w:val="000000" w:themeColor="text1"/>
          <w:lang w:val="pt-BR"/>
        </w:rPr>
        <w:t>software</w:t>
      </w:r>
      <w:r w:rsidRPr="00AD7B90">
        <w:rPr>
          <w:rFonts w:ascii="Arial" w:eastAsia="Arial" w:hAnsi="Arial" w:cs="Arial"/>
          <w:lang w:val="pt-BR"/>
        </w:rPr>
        <w:t xml:space="preserve"> deverá gerenciar as entregas dos fornecedores, baseados na nota fiscal de entrada. Esta funcionalidade permitirá ao operador da área de estoque controlar a quantidade de itens dos produtos e data de validade. Sendo assim ele consultará por período quantos foram entregues e quantos foram vendidos para indicar a necessidade de complemento do mesmo e reposição dos itens à venda. </w:t>
      </w:r>
    </w:p>
    <w:p w14:paraId="0D87D350" w14:textId="1EB3B166" w:rsidR="15FFB165" w:rsidRPr="00AD7B90" w:rsidRDefault="15FFB165" w:rsidP="00AD7B90">
      <w:pPr>
        <w:spacing w:line="360" w:lineRule="auto"/>
        <w:ind w:firstLine="284"/>
        <w:jc w:val="both"/>
        <w:rPr>
          <w:rFonts w:ascii="Arial" w:eastAsia="Arial" w:hAnsi="Arial" w:cs="Arial"/>
          <w:lang w:val="pt-BR"/>
        </w:rPr>
      </w:pPr>
      <w:r w:rsidRPr="00AD7B90">
        <w:rPr>
          <w:rFonts w:ascii="Arial" w:eastAsia="Arial" w:hAnsi="Arial" w:cs="Arial"/>
          <w:lang w:val="pt-BR"/>
        </w:rPr>
        <w:t xml:space="preserve">Após a confirmação da venda (pedido), a movimentação de estoque será automática. Esta funcionalidade permitirá verificar a quantidade de produtos que estão sendo </w:t>
      </w:r>
      <w:proofErr w:type="gramStart"/>
      <w:r w:rsidRPr="00AD7B90">
        <w:rPr>
          <w:rFonts w:ascii="Arial" w:eastAsia="Arial" w:hAnsi="Arial" w:cs="Arial"/>
          <w:lang w:val="pt-BR"/>
        </w:rPr>
        <w:t>vendidos</w:t>
      </w:r>
      <w:proofErr w:type="gramEnd"/>
      <w:r w:rsidRPr="00AD7B90">
        <w:rPr>
          <w:rFonts w:ascii="Arial" w:eastAsia="Arial" w:hAnsi="Arial" w:cs="Arial"/>
          <w:lang w:val="pt-BR"/>
        </w:rPr>
        <w:t xml:space="preserve"> diariamente, com a atualização em tempo real das vendas a empresa reabastece somente os produtos mais vendidos, evitando compras exageradas e percas devido a prazos de validade, afetando o controle de qualidade da empresa. </w:t>
      </w:r>
    </w:p>
    <w:p w14:paraId="34BA1E61" w14:textId="4E8EA6A8" w:rsidR="15FFB165" w:rsidRPr="00AD7B90" w:rsidRDefault="15FFB165" w:rsidP="00AD7B90">
      <w:pPr>
        <w:spacing w:line="360" w:lineRule="auto"/>
        <w:ind w:firstLine="284"/>
        <w:jc w:val="both"/>
        <w:rPr>
          <w:rFonts w:ascii="Arial" w:eastAsia="Arial" w:hAnsi="Arial" w:cs="Arial"/>
          <w:lang w:val="pt-BR"/>
        </w:rPr>
      </w:pPr>
      <w:r w:rsidRPr="00AD7B90">
        <w:rPr>
          <w:rFonts w:ascii="Arial" w:eastAsia="Arial" w:hAnsi="Arial" w:cs="Arial"/>
          <w:color w:val="000000" w:themeColor="text1"/>
          <w:lang w:val="pt-BR"/>
        </w:rPr>
        <w:t>O software</w:t>
      </w:r>
      <w:r w:rsidRPr="00AD7B90">
        <w:rPr>
          <w:rFonts w:ascii="Arial" w:eastAsia="Arial" w:hAnsi="Arial" w:cs="Arial"/>
          <w:lang w:val="pt-BR"/>
        </w:rPr>
        <w:t xml:space="preserve"> a ser desenvolvido auxiliará também no controle das informações geradas pela conferência das quantidades físicas versus quantidades lançadas no banco de dados (Ajuste de Inventário). Essa função visa à melhoria da gestão atual. Com a atualização imediata do banco de dados, o usuário consulta por período quantos foram estocados e quantos foram vendidos, ajudando manter sempre uma quantidade determinada dos produtos para que não fiquem indisponíveis e ocasione em perca da venda</w:t>
      </w:r>
      <w:r w:rsidR="1245AD94" w:rsidRPr="00AD7B90">
        <w:rPr>
          <w:rFonts w:ascii="Arial" w:eastAsia="Arial" w:hAnsi="Arial" w:cs="Arial"/>
          <w:lang w:val="pt-BR"/>
        </w:rPr>
        <w:t>.</w:t>
      </w:r>
    </w:p>
    <w:p w14:paraId="4573A5A6" w14:textId="348C4E58" w:rsidR="00CB21D2" w:rsidRDefault="1245AD94" w:rsidP="00AD7B90">
      <w:pPr>
        <w:spacing w:line="360" w:lineRule="auto"/>
        <w:ind w:firstLine="284"/>
        <w:jc w:val="both"/>
        <w:rPr>
          <w:rFonts w:ascii="Arial" w:eastAsia="Arial" w:hAnsi="Arial" w:cs="Arial"/>
          <w:color w:val="000000" w:themeColor="text1"/>
          <w:lang w:val="pt-BR"/>
        </w:rPr>
      </w:pPr>
      <w:r w:rsidRPr="00AD7B90">
        <w:rPr>
          <w:rFonts w:ascii="Arial" w:eastAsia="Arial" w:hAnsi="Arial" w:cs="Arial"/>
          <w:lang w:val="pt-BR"/>
        </w:rPr>
        <w:t>Espera-se, com os resultados proporcionar novas perspectivas para a Adega, tais como agilidade nos processos diários, a diminuição do retrabalho,</w:t>
      </w:r>
      <w:r w:rsidR="1CD5C3E2" w:rsidRPr="00AD7B90">
        <w:rPr>
          <w:rFonts w:ascii="Arial" w:eastAsia="Arial" w:hAnsi="Arial" w:cs="Arial"/>
          <w:lang w:val="pt-BR"/>
        </w:rPr>
        <w:t xml:space="preserve"> </w:t>
      </w:r>
      <w:r w:rsidRPr="00AD7B90">
        <w:rPr>
          <w:rFonts w:ascii="Arial" w:eastAsia="Arial" w:hAnsi="Arial" w:cs="Arial"/>
          <w:lang w:val="pt-BR"/>
        </w:rPr>
        <w:t xml:space="preserve">acesso fácil e rápido das informações, relatórios para apoio na tomada de decisão do gestor em tempo real, entre outros. </w:t>
      </w:r>
      <w:r w:rsidR="674789C0" w:rsidRPr="00AD7B90">
        <w:rPr>
          <w:rFonts w:ascii="Arial" w:eastAsia="Arial" w:hAnsi="Arial" w:cs="Arial"/>
          <w:lang w:val="pt-BR"/>
        </w:rPr>
        <w:t>Usaremos a</w:t>
      </w:r>
      <w:r w:rsidR="018E80C4" w:rsidRPr="00AD7B90">
        <w:rPr>
          <w:rFonts w:ascii="Arial" w:eastAsia="Arial" w:hAnsi="Arial" w:cs="Arial"/>
          <w:lang w:val="pt-BR"/>
        </w:rPr>
        <w:t xml:space="preserve"> </w:t>
      </w:r>
      <w:r w:rsidRPr="00AD7B90">
        <w:rPr>
          <w:rFonts w:ascii="Arial" w:eastAsia="Arial" w:hAnsi="Arial" w:cs="Arial"/>
          <w:lang w:val="pt-BR"/>
        </w:rPr>
        <w:t>linguagem</w:t>
      </w:r>
      <w:r w:rsidR="2B03A4B3" w:rsidRPr="00AD7B90">
        <w:rPr>
          <w:rFonts w:ascii="Arial" w:eastAsia="Arial" w:hAnsi="Arial" w:cs="Arial"/>
          <w:lang w:val="pt-BR"/>
        </w:rPr>
        <w:t xml:space="preserve"> de Programação</w:t>
      </w:r>
      <w:r w:rsidRPr="00AD7B90">
        <w:rPr>
          <w:rFonts w:ascii="Arial" w:eastAsia="Arial" w:hAnsi="Arial" w:cs="Arial"/>
          <w:lang w:val="pt-BR"/>
        </w:rPr>
        <w:t xml:space="preserve"> Phyton</w:t>
      </w:r>
      <w:r w:rsidR="7AFD3B77" w:rsidRPr="00AD7B90">
        <w:rPr>
          <w:rFonts w:ascii="Arial" w:eastAsia="Arial" w:hAnsi="Arial" w:cs="Arial"/>
          <w:lang w:val="pt-BR"/>
        </w:rPr>
        <w:t xml:space="preserve"> para </w:t>
      </w:r>
      <w:r w:rsidR="61169582" w:rsidRPr="00AD7B90">
        <w:rPr>
          <w:rFonts w:ascii="Arial" w:eastAsia="Arial" w:hAnsi="Arial" w:cs="Arial"/>
          <w:lang w:val="pt-BR"/>
        </w:rPr>
        <w:t>consulta</w:t>
      </w:r>
      <w:r w:rsidR="74E92046" w:rsidRPr="00AD7B90">
        <w:rPr>
          <w:rFonts w:ascii="Arial" w:eastAsia="Arial" w:hAnsi="Arial" w:cs="Arial"/>
          <w:lang w:val="pt-BR"/>
        </w:rPr>
        <w:t>r</w:t>
      </w:r>
      <w:r w:rsidRPr="00AD7B90">
        <w:rPr>
          <w:rFonts w:ascii="Arial" w:eastAsia="Arial" w:hAnsi="Arial" w:cs="Arial"/>
          <w:lang w:val="pt-BR"/>
        </w:rPr>
        <w:t xml:space="preserve"> </w:t>
      </w:r>
      <w:r w:rsidR="54D4509F" w:rsidRPr="00AD7B90">
        <w:rPr>
          <w:rFonts w:ascii="Arial" w:eastAsia="Arial" w:hAnsi="Arial" w:cs="Arial"/>
          <w:lang w:val="pt-BR"/>
        </w:rPr>
        <w:t>o</w:t>
      </w:r>
      <w:r w:rsidR="4040B744" w:rsidRPr="00AD7B90">
        <w:rPr>
          <w:rFonts w:ascii="Arial" w:eastAsia="Arial" w:hAnsi="Arial" w:cs="Arial"/>
          <w:lang w:val="pt-BR"/>
        </w:rPr>
        <w:t xml:space="preserve"> sistema gerenciador de</w:t>
      </w:r>
      <w:r w:rsidRPr="00AD7B90">
        <w:rPr>
          <w:rFonts w:ascii="Arial" w:eastAsia="Arial" w:hAnsi="Arial" w:cs="Arial"/>
          <w:lang w:val="pt-BR"/>
        </w:rPr>
        <w:t xml:space="preserve"> banco de dados Postgresql</w:t>
      </w:r>
      <w:r w:rsidRPr="00AD7B90">
        <w:rPr>
          <w:rFonts w:ascii="Arial" w:eastAsia="Arial" w:hAnsi="Arial" w:cs="Arial"/>
          <w:color w:val="000000" w:themeColor="text1"/>
          <w:lang w:val="pt-BR"/>
        </w:rPr>
        <w:t>, e</w:t>
      </w:r>
      <w:r w:rsidR="47C46FE5" w:rsidRPr="00AD7B90">
        <w:rPr>
          <w:rFonts w:ascii="Arial" w:eastAsia="Arial" w:hAnsi="Arial" w:cs="Arial"/>
          <w:color w:val="000000" w:themeColor="text1"/>
          <w:lang w:val="pt-BR"/>
        </w:rPr>
        <w:t xml:space="preserve"> a ferramenta Power BI para</w:t>
      </w:r>
      <w:r w:rsidRPr="00AD7B90">
        <w:rPr>
          <w:rFonts w:ascii="Arial" w:eastAsia="Arial" w:hAnsi="Arial" w:cs="Arial"/>
          <w:color w:val="000000" w:themeColor="text1"/>
          <w:lang w:val="pt-BR"/>
        </w:rPr>
        <w:t xml:space="preserve"> visualização d</w:t>
      </w:r>
      <w:r w:rsidR="331F3CCE" w:rsidRPr="00AD7B90">
        <w:rPr>
          <w:rFonts w:ascii="Arial" w:eastAsia="Arial" w:hAnsi="Arial" w:cs="Arial"/>
          <w:color w:val="000000" w:themeColor="text1"/>
          <w:lang w:val="pt-BR"/>
        </w:rPr>
        <w:t>os relatórios.</w:t>
      </w:r>
      <w:r w:rsidR="18D845CB" w:rsidRPr="00AD7B90">
        <w:rPr>
          <w:rFonts w:ascii="Arial" w:eastAsia="Arial" w:hAnsi="Arial" w:cs="Arial"/>
          <w:color w:val="000000" w:themeColor="text1"/>
          <w:lang w:val="pt-BR"/>
        </w:rPr>
        <w:t xml:space="preserve"> </w:t>
      </w:r>
    </w:p>
    <w:p w14:paraId="0BA3581A" w14:textId="77777777" w:rsidR="00AD7B90" w:rsidRPr="00AD7B90" w:rsidRDefault="00AD7B90" w:rsidP="00AD7B90">
      <w:pPr>
        <w:spacing w:line="360" w:lineRule="auto"/>
        <w:ind w:firstLine="284"/>
        <w:jc w:val="both"/>
        <w:rPr>
          <w:rFonts w:ascii="Arial" w:eastAsia="Arial" w:hAnsi="Arial" w:cs="Arial"/>
          <w:color w:val="000000" w:themeColor="text1"/>
          <w:lang w:val="pt-BR"/>
        </w:rPr>
      </w:pPr>
    </w:p>
    <w:p w14:paraId="14387763" w14:textId="1E1680A1" w:rsidR="23CBC9B1" w:rsidRDefault="16ABBFCF" w:rsidP="00AD7B90">
      <w:pPr>
        <w:pStyle w:val="Ttulo1"/>
        <w:jc w:val="both"/>
        <w:rPr>
          <w:rFonts w:cs="Arial"/>
          <w:sz w:val="20"/>
          <w:szCs w:val="20"/>
          <w:lang w:val="pt-BR"/>
        </w:rPr>
      </w:pPr>
      <w:r w:rsidRPr="00AD7B90">
        <w:rPr>
          <w:rFonts w:cs="Arial"/>
          <w:sz w:val="20"/>
          <w:szCs w:val="20"/>
          <w:lang w:val="pt-BR"/>
        </w:rPr>
        <w:t>Posicionamento da Estrutura Organizacional</w:t>
      </w:r>
    </w:p>
    <w:p w14:paraId="1477A2E8" w14:textId="77777777" w:rsidR="00AD7B90" w:rsidRPr="00AD7B90" w:rsidRDefault="00AD7B90" w:rsidP="00AD7B90">
      <w:pPr>
        <w:rPr>
          <w:lang w:val="pt-BR"/>
        </w:rPr>
      </w:pPr>
    </w:p>
    <w:p w14:paraId="60515C94" w14:textId="77777777" w:rsidR="00424654" w:rsidRPr="00AD7B90" w:rsidRDefault="00424654" w:rsidP="00AD7B90">
      <w:pPr>
        <w:jc w:val="both"/>
        <w:rPr>
          <w:rFonts w:ascii="Arial" w:hAnsi="Arial" w:cs="Arial"/>
          <w:lang w:val="pt-BR"/>
        </w:rPr>
      </w:pPr>
    </w:p>
    <w:p w14:paraId="07FDBD8D" w14:textId="795AF895" w:rsidR="23CBC9B1" w:rsidRDefault="16ABBFCF" w:rsidP="00AD7B90">
      <w:pPr>
        <w:spacing w:line="360" w:lineRule="auto"/>
        <w:ind w:firstLine="720"/>
        <w:jc w:val="both"/>
        <w:rPr>
          <w:rFonts w:ascii="Arial" w:eastAsia="Arial" w:hAnsi="Arial" w:cs="Arial"/>
          <w:lang w:val="pt-BR"/>
        </w:rPr>
      </w:pPr>
      <w:r w:rsidRPr="00AD7B90">
        <w:rPr>
          <w:rFonts w:ascii="Arial" w:eastAsia="Arial" w:hAnsi="Arial" w:cs="Arial"/>
          <w:lang w:val="pt-BR"/>
        </w:rPr>
        <w:t>A empresa cujo produto deste trabalho está destinado é do tipo de pequeno porte em que seu proprietário, além de assumir a função de gestor geral, exerce eventualmente funções operacionais, de marketing e vendas</w:t>
      </w:r>
      <w:r w:rsidR="7712D971" w:rsidRPr="00AD7B90">
        <w:rPr>
          <w:rFonts w:ascii="Arial" w:eastAsia="Arial" w:hAnsi="Arial" w:cs="Arial"/>
          <w:lang w:val="pt-BR"/>
        </w:rPr>
        <w:t>, c</w:t>
      </w:r>
      <w:r w:rsidRPr="00AD7B90">
        <w:rPr>
          <w:rFonts w:ascii="Arial" w:eastAsia="Arial" w:hAnsi="Arial" w:cs="Arial"/>
          <w:lang w:val="pt-BR"/>
        </w:rPr>
        <w:t>onta</w:t>
      </w:r>
      <w:r w:rsidR="1CDF4E5D" w:rsidRPr="00AD7B90">
        <w:rPr>
          <w:rFonts w:ascii="Arial" w:eastAsia="Arial" w:hAnsi="Arial" w:cs="Arial"/>
          <w:lang w:val="pt-BR"/>
        </w:rPr>
        <w:t>ndo</w:t>
      </w:r>
      <w:r w:rsidRPr="00AD7B90">
        <w:rPr>
          <w:rFonts w:ascii="Arial" w:eastAsia="Arial" w:hAnsi="Arial" w:cs="Arial"/>
          <w:lang w:val="pt-BR"/>
        </w:rPr>
        <w:t xml:space="preserve"> com </w:t>
      </w:r>
      <w:proofErr w:type="gramStart"/>
      <w:r w:rsidR="61AAEBCA" w:rsidRPr="00AD7B90">
        <w:rPr>
          <w:rFonts w:ascii="Arial" w:eastAsia="Arial" w:hAnsi="Arial" w:cs="Arial"/>
          <w:lang w:val="pt-BR"/>
        </w:rPr>
        <w:t>3</w:t>
      </w:r>
      <w:proofErr w:type="gramEnd"/>
      <w:r w:rsidRPr="00AD7B90">
        <w:rPr>
          <w:rFonts w:ascii="Arial" w:eastAsia="Arial" w:hAnsi="Arial" w:cs="Arial"/>
          <w:lang w:val="pt-BR"/>
        </w:rPr>
        <w:t xml:space="preserve"> familiares para suporte </w:t>
      </w:r>
      <w:r w:rsidR="5160B92C" w:rsidRPr="00AD7B90">
        <w:rPr>
          <w:rFonts w:ascii="Arial" w:eastAsia="Arial" w:hAnsi="Arial" w:cs="Arial"/>
          <w:lang w:val="pt-BR"/>
        </w:rPr>
        <w:t>em</w:t>
      </w:r>
      <w:r w:rsidR="0092415D" w:rsidRPr="00AD7B90">
        <w:rPr>
          <w:rFonts w:ascii="Arial" w:eastAsia="Arial" w:hAnsi="Arial" w:cs="Arial"/>
          <w:lang w:val="pt-BR"/>
        </w:rPr>
        <w:t xml:space="preserve"> </w:t>
      </w:r>
      <w:r w:rsidRPr="00AD7B90">
        <w:rPr>
          <w:rFonts w:ascii="Arial" w:eastAsia="Arial" w:hAnsi="Arial" w:cs="Arial"/>
          <w:lang w:val="pt-BR"/>
        </w:rPr>
        <w:t xml:space="preserve">determinadas funções. As tarefas, portanto, </w:t>
      </w:r>
      <w:proofErr w:type="gramStart"/>
      <w:r w:rsidRPr="00AD7B90">
        <w:rPr>
          <w:rFonts w:ascii="Arial" w:eastAsia="Arial" w:hAnsi="Arial" w:cs="Arial"/>
          <w:lang w:val="pt-BR"/>
        </w:rPr>
        <w:t>são</w:t>
      </w:r>
      <w:proofErr w:type="gramEnd"/>
      <w:r w:rsidRPr="00AD7B90">
        <w:rPr>
          <w:rFonts w:ascii="Arial" w:eastAsia="Arial" w:hAnsi="Arial" w:cs="Arial"/>
          <w:lang w:val="pt-BR"/>
        </w:rPr>
        <w:t xml:space="preserve"> dinâmicas e distribuídas entre </w:t>
      </w:r>
      <w:r w:rsidR="008E1CE9" w:rsidRPr="00AD7B90">
        <w:rPr>
          <w:rFonts w:ascii="Arial" w:eastAsia="Arial" w:hAnsi="Arial" w:cs="Arial"/>
          <w:lang w:val="pt-BR"/>
        </w:rPr>
        <w:t>proprietário da adega, o</w:t>
      </w:r>
      <w:r w:rsidR="0007678C" w:rsidRPr="00AD7B90">
        <w:rPr>
          <w:rFonts w:ascii="Arial" w:eastAsia="Arial" w:hAnsi="Arial" w:cs="Arial"/>
          <w:lang w:val="pt-BR"/>
        </w:rPr>
        <w:t xml:space="preserve"> funcionário </w:t>
      </w:r>
      <w:r w:rsidR="008E1CE9" w:rsidRPr="00AD7B90">
        <w:rPr>
          <w:rFonts w:ascii="Arial" w:eastAsia="Arial" w:hAnsi="Arial" w:cs="Arial"/>
          <w:lang w:val="pt-BR"/>
        </w:rPr>
        <w:t>1</w:t>
      </w:r>
      <w:r w:rsidR="623FE454" w:rsidRPr="00AD7B90">
        <w:rPr>
          <w:rFonts w:ascii="Arial" w:eastAsia="Arial" w:hAnsi="Arial" w:cs="Arial"/>
          <w:lang w:val="pt-BR"/>
        </w:rPr>
        <w:t xml:space="preserve">, </w:t>
      </w:r>
      <w:r w:rsidR="51E09392" w:rsidRPr="00AD7B90">
        <w:rPr>
          <w:rFonts w:ascii="Arial" w:eastAsia="Arial" w:hAnsi="Arial" w:cs="Arial"/>
          <w:lang w:val="pt-BR"/>
        </w:rPr>
        <w:t xml:space="preserve">2 e </w:t>
      </w:r>
      <w:r w:rsidR="008E1CE9" w:rsidRPr="00AD7B90">
        <w:rPr>
          <w:rFonts w:ascii="Arial" w:eastAsia="Arial" w:hAnsi="Arial" w:cs="Arial"/>
          <w:lang w:val="pt-BR"/>
        </w:rPr>
        <w:t>3</w:t>
      </w:r>
      <w:r w:rsidRPr="00AD7B90">
        <w:rPr>
          <w:rFonts w:ascii="Arial" w:eastAsia="Arial" w:hAnsi="Arial" w:cs="Arial"/>
          <w:lang w:val="pt-BR"/>
        </w:rPr>
        <w:t>. Essa forma de organizar a empresa</w:t>
      </w:r>
      <w:proofErr w:type="gramStart"/>
      <w:r w:rsidRPr="00AD7B90">
        <w:rPr>
          <w:rFonts w:ascii="Arial" w:eastAsia="Arial" w:hAnsi="Arial" w:cs="Arial"/>
          <w:lang w:val="pt-BR"/>
        </w:rPr>
        <w:t>, é</w:t>
      </w:r>
      <w:proofErr w:type="gramEnd"/>
      <w:r w:rsidRPr="00AD7B90">
        <w:rPr>
          <w:rFonts w:ascii="Arial" w:eastAsia="Arial" w:hAnsi="Arial" w:cs="Arial"/>
          <w:lang w:val="pt-BR"/>
        </w:rPr>
        <w:t xml:space="preserve"> chamada por Maximiano (2011) de “organização por pessoas” e pode ser ilustrada como no exemplo da figura 1.</w:t>
      </w:r>
    </w:p>
    <w:p w14:paraId="4CB1605E" w14:textId="77777777" w:rsidR="00AD7B90" w:rsidRDefault="00AD7B90" w:rsidP="00AD7B90">
      <w:pPr>
        <w:spacing w:line="360" w:lineRule="auto"/>
        <w:ind w:firstLine="720"/>
        <w:jc w:val="both"/>
        <w:rPr>
          <w:rFonts w:ascii="Arial" w:eastAsia="Arial" w:hAnsi="Arial" w:cs="Arial"/>
          <w:lang w:val="pt-BR"/>
        </w:rPr>
      </w:pPr>
    </w:p>
    <w:p w14:paraId="4BCAD7EE" w14:textId="77777777" w:rsidR="00AD7B90" w:rsidRDefault="00AD7B90" w:rsidP="00AD7B90">
      <w:pPr>
        <w:spacing w:line="360" w:lineRule="auto"/>
        <w:ind w:firstLine="720"/>
        <w:jc w:val="both"/>
        <w:rPr>
          <w:rFonts w:ascii="Arial" w:eastAsia="Arial" w:hAnsi="Arial" w:cs="Arial"/>
          <w:lang w:val="pt-BR"/>
        </w:rPr>
      </w:pPr>
    </w:p>
    <w:p w14:paraId="3FCAA0E0" w14:textId="77777777" w:rsidR="00AD7B90" w:rsidRDefault="00AD7B90" w:rsidP="00AD7B90">
      <w:pPr>
        <w:spacing w:line="360" w:lineRule="auto"/>
        <w:ind w:firstLine="720"/>
        <w:jc w:val="both"/>
        <w:rPr>
          <w:rFonts w:ascii="Arial" w:eastAsia="Arial" w:hAnsi="Arial" w:cs="Arial"/>
          <w:lang w:val="pt-BR"/>
        </w:rPr>
      </w:pPr>
    </w:p>
    <w:p w14:paraId="5B8A7BED" w14:textId="77777777" w:rsidR="00AD7B90" w:rsidRDefault="00AD7B90" w:rsidP="00AD7B90">
      <w:pPr>
        <w:spacing w:line="360" w:lineRule="auto"/>
        <w:ind w:firstLine="720"/>
        <w:jc w:val="both"/>
        <w:rPr>
          <w:rFonts w:ascii="Arial" w:eastAsia="Arial" w:hAnsi="Arial" w:cs="Arial"/>
          <w:lang w:val="pt-BR"/>
        </w:rPr>
      </w:pPr>
    </w:p>
    <w:p w14:paraId="6AC12908" w14:textId="77777777" w:rsidR="00AD7B90" w:rsidRDefault="00AD7B90" w:rsidP="00AD7B90">
      <w:pPr>
        <w:spacing w:line="360" w:lineRule="auto"/>
        <w:ind w:firstLine="720"/>
        <w:jc w:val="both"/>
        <w:rPr>
          <w:rFonts w:ascii="Arial" w:eastAsia="Arial" w:hAnsi="Arial" w:cs="Arial"/>
          <w:lang w:val="pt-BR"/>
        </w:rPr>
      </w:pPr>
    </w:p>
    <w:p w14:paraId="0F50145E" w14:textId="77777777" w:rsidR="00AD7B90" w:rsidRPr="00AD7B90" w:rsidRDefault="00AD7B90" w:rsidP="00AD7B90">
      <w:pPr>
        <w:spacing w:line="360" w:lineRule="auto"/>
        <w:ind w:firstLine="720"/>
        <w:jc w:val="both"/>
        <w:rPr>
          <w:rFonts w:ascii="Arial" w:eastAsia="Arial" w:hAnsi="Arial" w:cs="Arial"/>
          <w:lang w:val="pt-BR"/>
        </w:rPr>
      </w:pPr>
    </w:p>
    <w:p w14:paraId="6B1AA1B8" w14:textId="75C26D7C" w:rsidR="00CB21D2" w:rsidRPr="00AD7B90" w:rsidRDefault="16ABBFCF" w:rsidP="00AD7B90">
      <w:pPr>
        <w:spacing w:line="360" w:lineRule="auto"/>
        <w:jc w:val="both"/>
        <w:rPr>
          <w:rFonts w:ascii="Arial" w:hAnsi="Arial" w:cs="Arial"/>
          <w:lang w:val="pt-BR"/>
        </w:rPr>
      </w:pPr>
      <w:r w:rsidRPr="00AD7B90">
        <w:rPr>
          <w:rFonts w:ascii="Arial" w:hAnsi="Arial" w:cs="Arial"/>
          <w:i/>
          <w:iCs/>
          <w:color w:val="445369"/>
          <w:lang w:val="pt-BR"/>
        </w:rPr>
        <w:lastRenderedPageBreak/>
        <w:t>Figura 1</w:t>
      </w:r>
      <w:r w:rsidR="007C43F4" w:rsidRPr="00AD7B90">
        <w:rPr>
          <w:rFonts w:ascii="Arial" w:hAnsi="Arial" w:cs="Arial"/>
          <w:i/>
          <w:iCs/>
          <w:color w:val="445369"/>
          <w:lang w:val="pt-BR"/>
        </w:rPr>
        <w:t xml:space="preserve">- Organograma da empresa Adega Almeida </w:t>
      </w:r>
    </w:p>
    <w:p w14:paraId="5CA6CD29" w14:textId="13A4ABC4" w:rsidR="23CBC9B1" w:rsidRPr="00AD7B90" w:rsidRDefault="00CB21D2" w:rsidP="00AD7B90">
      <w:pPr>
        <w:spacing w:line="360" w:lineRule="auto"/>
        <w:jc w:val="both"/>
        <w:rPr>
          <w:rFonts w:ascii="Arial" w:hAnsi="Arial" w:cs="Arial"/>
        </w:rPr>
      </w:pPr>
      <w:r w:rsidRPr="00AD7B90">
        <w:rPr>
          <w:rFonts w:ascii="Arial" w:hAnsi="Arial" w:cs="Arial"/>
          <w:noProof/>
          <w:snapToGrid/>
          <w:lang w:val="pt-BR" w:eastAsia="pt-BR"/>
        </w:rPr>
        <w:drawing>
          <wp:inline distT="0" distB="0" distL="0" distR="0" wp14:anchorId="2F5E3128" wp14:editId="0539DEBF">
            <wp:extent cx="4505325" cy="1934978"/>
            <wp:effectExtent l="0" t="0" r="0"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6901" t="37387" r="19155" b="32417"/>
                    <a:stretch/>
                  </pic:blipFill>
                  <pic:spPr bwMode="auto">
                    <a:xfrm>
                      <a:off x="0" y="0"/>
                      <a:ext cx="4520307" cy="1941413"/>
                    </a:xfrm>
                    <a:prstGeom prst="rect">
                      <a:avLst/>
                    </a:prstGeom>
                    <a:ln>
                      <a:noFill/>
                    </a:ln>
                    <a:extLst>
                      <a:ext uri="{53640926-AAD7-44D8-BBD7-CCE9431645EC}">
                        <a14:shadowObscured xmlns:a14="http://schemas.microsoft.com/office/drawing/2010/main"/>
                      </a:ext>
                    </a:extLst>
                  </pic:spPr>
                </pic:pic>
              </a:graphicData>
            </a:graphic>
          </wp:inline>
        </w:drawing>
      </w:r>
    </w:p>
    <w:p w14:paraId="66E06074" w14:textId="77777777" w:rsidR="00CB21D2" w:rsidRPr="00AD7B90" w:rsidRDefault="00CB21D2" w:rsidP="00AD7B90">
      <w:pPr>
        <w:pStyle w:val="Corpodetexto"/>
        <w:spacing w:line="360" w:lineRule="auto"/>
        <w:ind w:left="0"/>
        <w:jc w:val="both"/>
        <w:rPr>
          <w:rFonts w:ascii="Arial" w:hAnsi="Arial" w:cs="Arial"/>
        </w:rPr>
      </w:pPr>
    </w:p>
    <w:p w14:paraId="30E97E94" w14:textId="648E6881" w:rsidR="005B041B" w:rsidRPr="00AD7B90" w:rsidRDefault="00C10A58" w:rsidP="00AD7B90">
      <w:pPr>
        <w:pStyle w:val="Ttulo1"/>
        <w:jc w:val="both"/>
        <w:rPr>
          <w:rFonts w:cs="Arial"/>
          <w:sz w:val="20"/>
          <w:szCs w:val="20"/>
          <w:lang w:val="pt-BR"/>
        </w:rPr>
      </w:pPr>
      <w:r w:rsidRPr="00AD7B90">
        <w:rPr>
          <w:rFonts w:cs="Arial"/>
          <w:sz w:val="20"/>
          <w:szCs w:val="20"/>
          <w:lang w:val="pt-BR"/>
        </w:rPr>
        <w:t xml:space="preserve"> </w:t>
      </w:r>
      <w:r w:rsidR="20FCE4A8" w:rsidRPr="00AD7B90">
        <w:rPr>
          <w:rFonts w:cs="Arial"/>
          <w:sz w:val="20"/>
          <w:szCs w:val="20"/>
          <w:lang w:val="pt-BR"/>
        </w:rPr>
        <w:t>Planejamento Estratégico</w:t>
      </w:r>
    </w:p>
    <w:p w14:paraId="161FAFD8" w14:textId="07B9C3FF" w:rsidR="75C576F2" w:rsidRPr="00AD7B90" w:rsidRDefault="75C576F2" w:rsidP="00AD7B90">
      <w:pPr>
        <w:jc w:val="both"/>
        <w:rPr>
          <w:rFonts w:ascii="Arial" w:hAnsi="Arial" w:cs="Arial"/>
          <w:color w:val="FF0000"/>
          <w:lang w:val="pt-BR"/>
        </w:rPr>
      </w:pPr>
    </w:p>
    <w:p w14:paraId="4CF4B550" w14:textId="6270D99C" w:rsidR="7F794DDA" w:rsidRPr="00AD7B90" w:rsidRDefault="7F794DDA" w:rsidP="00AD7B90">
      <w:pPr>
        <w:spacing w:line="360" w:lineRule="auto"/>
        <w:ind w:firstLine="709"/>
        <w:jc w:val="both"/>
        <w:rPr>
          <w:rFonts w:ascii="Arial" w:hAnsi="Arial" w:cs="Arial"/>
          <w:lang w:val="pt-BR"/>
        </w:rPr>
      </w:pPr>
      <w:r w:rsidRPr="00AD7B90">
        <w:rPr>
          <w:rFonts w:ascii="Arial" w:eastAsia="Arial" w:hAnsi="Arial" w:cs="Arial"/>
          <w:lang w:val="pt-BR"/>
        </w:rPr>
        <w:t xml:space="preserve">A matriz SWOT é uma ferramenta de análise estratégica que consiste em avaliar o ambiente interno e externo do negócio e a partir deste cenário embasar a tomada de decisão. </w:t>
      </w:r>
    </w:p>
    <w:p w14:paraId="750CD771" w14:textId="317E51B9" w:rsidR="7F794DDA" w:rsidRPr="00AD7B90" w:rsidRDefault="7F794DDA" w:rsidP="00AD7B90">
      <w:pPr>
        <w:spacing w:line="360" w:lineRule="auto"/>
        <w:ind w:firstLine="709"/>
        <w:jc w:val="both"/>
        <w:rPr>
          <w:rFonts w:ascii="Arial" w:hAnsi="Arial" w:cs="Arial"/>
          <w:lang w:val="pt-BR"/>
        </w:rPr>
      </w:pPr>
      <w:r w:rsidRPr="00AD7B90">
        <w:rPr>
          <w:rFonts w:ascii="Arial" w:eastAsia="Arial" w:hAnsi="Arial" w:cs="Arial"/>
          <w:lang w:val="pt-BR"/>
        </w:rPr>
        <w:t xml:space="preserve">Proporciona conhecimento das características do negócio, desse modo, melhora o planejamento estratégico avaliando a visão do contexto em que o negócio está inserido e do mercado em que o atua. </w:t>
      </w:r>
    </w:p>
    <w:p w14:paraId="51E21DFF" w14:textId="7E7236A3" w:rsidR="7F794DDA" w:rsidRPr="00AD7B90" w:rsidRDefault="7F794DDA" w:rsidP="00AD7B90">
      <w:pPr>
        <w:spacing w:line="360" w:lineRule="auto"/>
        <w:ind w:firstLine="709"/>
        <w:jc w:val="both"/>
        <w:rPr>
          <w:rFonts w:ascii="Arial" w:hAnsi="Arial" w:cs="Arial"/>
          <w:lang w:val="pt-BR"/>
        </w:rPr>
      </w:pPr>
      <w:r w:rsidRPr="00AD7B90">
        <w:rPr>
          <w:rFonts w:ascii="Arial" w:eastAsia="Arial" w:hAnsi="Arial" w:cs="Arial"/>
          <w:lang w:val="pt-BR"/>
        </w:rPr>
        <w:t>De acordo com as informações dessa análise, o resultado segue:</w:t>
      </w:r>
    </w:p>
    <w:p w14:paraId="1465390B" w14:textId="74552CA4" w:rsidR="52898118" w:rsidRPr="00AD7B90" w:rsidRDefault="52898118" w:rsidP="00AD7B90">
      <w:pPr>
        <w:jc w:val="both"/>
        <w:rPr>
          <w:rFonts w:ascii="Arial" w:hAnsi="Arial" w:cs="Arial"/>
          <w:lang w:val="pt-BR"/>
        </w:rPr>
      </w:pPr>
    </w:p>
    <w:p w14:paraId="441B3E18" w14:textId="35EE7109" w:rsidR="6AD2A553" w:rsidRPr="00AD7B90" w:rsidRDefault="6AD2A553" w:rsidP="00AD7B90">
      <w:pPr>
        <w:jc w:val="both"/>
        <w:rPr>
          <w:rFonts w:ascii="Arial" w:hAnsi="Arial" w:cs="Arial"/>
          <w:lang w:val="pt-BR"/>
        </w:rPr>
      </w:pPr>
    </w:p>
    <w:tbl>
      <w:tblPr>
        <w:tblStyle w:val="Tabelacomgrade"/>
        <w:tblW w:w="9653" w:type="dxa"/>
        <w:tblLayout w:type="fixed"/>
        <w:tblLook w:val="06A0" w:firstRow="1" w:lastRow="0" w:firstColumn="1" w:lastColumn="0" w:noHBand="1" w:noVBand="1"/>
      </w:tblPr>
      <w:tblGrid>
        <w:gridCol w:w="4769"/>
        <w:gridCol w:w="4884"/>
      </w:tblGrid>
      <w:tr w:rsidR="6AD2A553" w:rsidRPr="00E27DB9" w14:paraId="42D6AD8D" w14:textId="77777777" w:rsidTr="00424654">
        <w:trPr>
          <w:trHeight w:val="2850"/>
        </w:trPr>
        <w:tc>
          <w:tcPr>
            <w:tcW w:w="4769" w:type="dxa"/>
          </w:tcPr>
          <w:p w14:paraId="2972D202" w14:textId="735C4D03" w:rsidR="6AD2A553" w:rsidRPr="00AD7B90" w:rsidRDefault="6AD2A553" w:rsidP="00AD7B90">
            <w:pPr>
              <w:spacing w:line="259" w:lineRule="auto"/>
              <w:jc w:val="both"/>
              <w:rPr>
                <w:rFonts w:ascii="Arial" w:eastAsia="Calibri" w:hAnsi="Arial" w:cs="Arial"/>
                <w:color w:val="000000" w:themeColor="text1"/>
                <w:lang w:val="pt-BR"/>
              </w:rPr>
            </w:pPr>
            <w:r w:rsidRPr="00AD7B90">
              <w:rPr>
                <w:rFonts w:ascii="Arial" w:eastAsia="Calibri" w:hAnsi="Arial" w:cs="Arial"/>
                <w:color w:val="000000" w:themeColor="text1"/>
                <w:lang w:val="pt-BR"/>
              </w:rPr>
              <w:t>FORTES</w:t>
            </w:r>
          </w:p>
          <w:p w14:paraId="7B5FFDB5" w14:textId="28ECBC50" w:rsidR="6AD2A553" w:rsidRPr="00AD7B90" w:rsidRDefault="52F18E77" w:rsidP="00AD7B90">
            <w:pPr>
              <w:pStyle w:val="PargrafodaLista"/>
              <w:numPr>
                <w:ilvl w:val="0"/>
                <w:numId w:val="25"/>
              </w:numPr>
              <w:spacing w:after="160" w:line="259" w:lineRule="auto"/>
              <w:jc w:val="both"/>
              <w:rPr>
                <w:rFonts w:ascii="Arial" w:eastAsia="Arial" w:hAnsi="Arial" w:cs="Arial"/>
              </w:rPr>
            </w:pPr>
            <w:r w:rsidRPr="00AD7B90">
              <w:rPr>
                <w:rFonts w:ascii="Arial" w:eastAsia="Arial" w:hAnsi="Arial" w:cs="Arial"/>
              </w:rPr>
              <w:t>Localização</w:t>
            </w:r>
          </w:p>
          <w:p w14:paraId="2AC4E71B" w14:textId="008B84CC" w:rsidR="6AD2A553" w:rsidRPr="00AD7B90" w:rsidRDefault="52F18E77" w:rsidP="00AD7B90">
            <w:pPr>
              <w:pStyle w:val="PargrafodaLista"/>
              <w:numPr>
                <w:ilvl w:val="0"/>
                <w:numId w:val="25"/>
              </w:numPr>
              <w:spacing w:after="160" w:line="259" w:lineRule="auto"/>
              <w:jc w:val="both"/>
              <w:rPr>
                <w:rFonts w:ascii="Arial" w:eastAsia="Arial" w:hAnsi="Arial" w:cs="Arial"/>
              </w:rPr>
            </w:pPr>
            <w:r w:rsidRPr="00AD7B90">
              <w:rPr>
                <w:rFonts w:ascii="Arial" w:eastAsia="Arial" w:hAnsi="Arial" w:cs="Arial"/>
              </w:rPr>
              <w:t>Preço acessível</w:t>
            </w:r>
          </w:p>
          <w:p w14:paraId="63BE17A4" w14:textId="4573F167" w:rsidR="6AD2A553" w:rsidRPr="00AD7B90" w:rsidRDefault="52F18E77" w:rsidP="00AD7B90">
            <w:pPr>
              <w:pStyle w:val="PargrafodaLista"/>
              <w:numPr>
                <w:ilvl w:val="0"/>
                <w:numId w:val="25"/>
              </w:numPr>
              <w:spacing w:after="160" w:line="259" w:lineRule="auto"/>
              <w:jc w:val="both"/>
              <w:rPr>
                <w:rFonts w:ascii="Arial" w:eastAsia="Arial" w:hAnsi="Arial" w:cs="Arial"/>
              </w:rPr>
            </w:pPr>
            <w:r w:rsidRPr="00AD7B90">
              <w:rPr>
                <w:rFonts w:ascii="Arial" w:eastAsia="Arial" w:hAnsi="Arial" w:cs="Arial"/>
              </w:rPr>
              <w:t>Variedade de produtos</w:t>
            </w:r>
          </w:p>
          <w:p w14:paraId="55163CE9" w14:textId="1B51DA4A" w:rsidR="6AD2A553" w:rsidRPr="00AD7B90" w:rsidRDefault="52F18E77" w:rsidP="00AD7B90">
            <w:pPr>
              <w:pStyle w:val="PargrafodaLista"/>
              <w:numPr>
                <w:ilvl w:val="0"/>
                <w:numId w:val="25"/>
              </w:numPr>
              <w:spacing w:after="160" w:line="259" w:lineRule="auto"/>
              <w:jc w:val="both"/>
              <w:rPr>
                <w:rFonts w:ascii="Arial" w:eastAsia="Arial" w:hAnsi="Arial" w:cs="Arial"/>
              </w:rPr>
            </w:pPr>
            <w:r w:rsidRPr="00AD7B90">
              <w:rPr>
                <w:rFonts w:ascii="Arial" w:eastAsia="Arial" w:hAnsi="Arial" w:cs="Arial"/>
              </w:rPr>
              <w:t>Produto pronto para consumo</w:t>
            </w:r>
          </w:p>
          <w:p w14:paraId="488F75D3" w14:textId="44942D2C" w:rsidR="6AD2A553" w:rsidRPr="00AD7B90" w:rsidRDefault="6AD2A553" w:rsidP="00AD7B90">
            <w:pPr>
              <w:spacing w:after="160" w:line="259" w:lineRule="auto"/>
              <w:jc w:val="both"/>
              <w:rPr>
                <w:rFonts w:ascii="Arial" w:eastAsia="Calibri" w:hAnsi="Arial" w:cs="Arial"/>
                <w:color w:val="000000" w:themeColor="text1"/>
              </w:rPr>
            </w:pPr>
          </w:p>
        </w:tc>
        <w:tc>
          <w:tcPr>
            <w:tcW w:w="4884" w:type="dxa"/>
          </w:tcPr>
          <w:p w14:paraId="060307C5" w14:textId="6F09403F" w:rsidR="6AD2A553" w:rsidRPr="00AD7B90" w:rsidRDefault="6AD2A553" w:rsidP="00AD7B90">
            <w:pPr>
              <w:spacing w:line="259" w:lineRule="auto"/>
              <w:jc w:val="both"/>
              <w:rPr>
                <w:rFonts w:ascii="Arial" w:eastAsia="Calibri" w:hAnsi="Arial" w:cs="Arial"/>
                <w:color w:val="000000" w:themeColor="text1"/>
              </w:rPr>
            </w:pPr>
            <w:r w:rsidRPr="00AD7B90">
              <w:rPr>
                <w:rFonts w:ascii="Arial" w:eastAsia="Calibri" w:hAnsi="Arial" w:cs="Arial"/>
                <w:color w:val="000000" w:themeColor="text1"/>
              </w:rPr>
              <w:t>FRACOS</w:t>
            </w:r>
          </w:p>
          <w:p w14:paraId="35DFD85A" w14:textId="162678A7" w:rsidR="6AD2A553" w:rsidRPr="00AD7B90" w:rsidRDefault="7895B5B2" w:rsidP="00AD7B90">
            <w:pPr>
              <w:pStyle w:val="PargrafodaLista"/>
              <w:numPr>
                <w:ilvl w:val="0"/>
                <w:numId w:val="26"/>
              </w:numPr>
              <w:spacing w:after="160" w:line="360" w:lineRule="auto"/>
              <w:jc w:val="both"/>
              <w:rPr>
                <w:rFonts w:ascii="Arial" w:hAnsi="Arial" w:cs="Arial"/>
                <w:lang w:val="pt-BR"/>
              </w:rPr>
            </w:pPr>
            <w:r w:rsidRPr="00AD7B90">
              <w:rPr>
                <w:rFonts w:ascii="Arial" w:eastAsia="Arial" w:hAnsi="Arial" w:cs="Arial"/>
                <w:lang w:val="pt-BR"/>
              </w:rPr>
              <w:t>Não há organização dos processos e orientação estratégica</w:t>
            </w:r>
          </w:p>
          <w:p w14:paraId="2C47D8A7" w14:textId="418E3867" w:rsidR="6AD2A553" w:rsidRPr="00AD7B90" w:rsidRDefault="7895B5B2" w:rsidP="00AD7B90">
            <w:pPr>
              <w:pStyle w:val="PargrafodaLista"/>
              <w:numPr>
                <w:ilvl w:val="0"/>
                <w:numId w:val="26"/>
              </w:numPr>
              <w:spacing w:after="160" w:line="360" w:lineRule="auto"/>
              <w:jc w:val="both"/>
              <w:rPr>
                <w:rFonts w:ascii="Arial" w:hAnsi="Arial" w:cs="Arial"/>
              </w:rPr>
            </w:pPr>
            <w:r w:rsidRPr="00AD7B90">
              <w:rPr>
                <w:rFonts w:ascii="Arial" w:eastAsia="Arial" w:hAnsi="Arial" w:cs="Arial"/>
                <w:lang w:val="pt-BR"/>
              </w:rPr>
              <w:t>Não utiliza ferramentas de comunicação</w:t>
            </w:r>
          </w:p>
          <w:p w14:paraId="497D44FB" w14:textId="493DC082" w:rsidR="6AD2A553" w:rsidRPr="00AD7B90" w:rsidRDefault="7895B5B2" w:rsidP="00AD7B90">
            <w:pPr>
              <w:pStyle w:val="PargrafodaLista"/>
              <w:numPr>
                <w:ilvl w:val="0"/>
                <w:numId w:val="26"/>
              </w:numPr>
              <w:spacing w:after="160" w:line="360" w:lineRule="auto"/>
              <w:jc w:val="both"/>
              <w:rPr>
                <w:rFonts w:ascii="Arial" w:hAnsi="Arial" w:cs="Arial"/>
              </w:rPr>
            </w:pPr>
            <w:proofErr w:type="gramStart"/>
            <w:r w:rsidRPr="00AD7B90">
              <w:rPr>
                <w:rFonts w:ascii="Arial" w:eastAsia="Arial" w:hAnsi="Arial" w:cs="Arial"/>
                <w:lang w:val="pt-BR"/>
              </w:rPr>
              <w:t>Falta</w:t>
            </w:r>
            <w:proofErr w:type="gramEnd"/>
            <w:r w:rsidRPr="00AD7B90">
              <w:rPr>
                <w:rFonts w:ascii="Arial" w:eastAsia="Arial" w:hAnsi="Arial" w:cs="Arial"/>
                <w:lang w:val="pt-BR"/>
              </w:rPr>
              <w:t xml:space="preserve"> recursos tecnológicos</w:t>
            </w:r>
          </w:p>
          <w:p w14:paraId="6581953D" w14:textId="075EF759" w:rsidR="6AD2A553" w:rsidRPr="00AD7B90" w:rsidRDefault="7895B5B2" w:rsidP="00AD7B90">
            <w:pPr>
              <w:pStyle w:val="PargrafodaLista"/>
              <w:numPr>
                <w:ilvl w:val="0"/>
                <w:numId w:val="26"/>
              </w:numPr>
              <w:spacing w:after="160" w:line="360" w:lineRule="auto"/>
              <w:jc w:val="both"/>
              <w:rPr>
                <w:rFonts w:ascii="Arial" w:hAnsi="Arial" w:cs="Arial"/>
                <w:lang w:val="pt-BR"/>
              </w:rPr>
            </w:pPr>
            <w:r w:rsidRPr="00AD7B90">
              <w:rPr>
                <w:rFonts w:ascii="Arial" w:eastAsia="Arial" w:hAnsi="Arial" w:cs="Arial"/>
                <w:lang w:val="pt-BR"/>
              </w:rPr>
              <w:t>Não há mão-de-obra suficiente e qualificada.</w:t>
            </w:r>
          </w:p>
          <w:p w14:paraId="015DCC54" w14:textId="62105158" w:rsidR="6AD2A553" w:rsidRPr="00AD7B90" w:rsidRDefault="6AD2A553" w:rsidP="00AD7B90">
            <w:pPr>
              <w:spacing w:after="160" w:line="259" w:lineRule="auto"/>
              <w:jc w:val="both"/>
              <w:rPr>
                <w:rFonts w:ascii="Arial" w:eastAsia="Calibri" w:hAnsi="Arial" w:cs="Arial"/>
                <w:color w:val="000000" w:themeColor="text1"/>
                <w:lang w:val="pt-BR"/>
              </w:rPr>
            </w:pPr>
          </w:p>
        </w:tc>
      </w:tr>
      <w:tr w:rsidR="6AD2A553" w:rsidRPr="00AD7B90" w14:paraId="29CD3B83" w14:textId="77777777" w:rsidTr="00424654">
        <w:trPr>
          <w:trHeight w:val="1823"/>
        </w:trPr>
        <w:tc>
          <w:tcPr>
            <w:tcW w:w="4769" w:type="dxa"/>
          </w:tcPr>
          <w:p w14:paraId="0935C0DA" w14:textId="2B6454A9" w:rsidR="6AD2A553" w:rsidRPr="00AD7B90" w:rsidRDefault="6AD2A553" w:rsidP="00AD7B90">
            <w:pPr>
              <w:spacing w:line="259" w:lineRule="auto"/>
              <w:jc w:val="both"/>
              <w:rPr>
                <w:rFonts w:ascii="Arial" w:eastAsia="Calibri" w:hAnsi="Arial" w:cs="Arial"/>
                <w:color w:val="000000" w:themeColor="text1"/>
              </w:rPr>
            </w:pPr>
            <w:r w:rsidRPr="00AD7B90">
              <w:rPr>
                <w:rFonts w:ascii="Arial" w:eastAsia="Calibri" w:hAnsi="Arial" w:cs="Arial"/>
                <w:color w:val="000000" w:themeColor="text1"/>
              </w:rPr>
              <w:t>OPORTUNIDADE</w:t>
            </w:r>
          </w:p>
          <w:p w14:paraId="5A1AD810" w14:textId="5FBAC2E7" w:rsidR="6AD2A553" w:rsidRPr="00AD7B90" w:rsidRDefault="707A1D97" w:rsidP="00AD7B90">
            <w:pPr>
              <w:pStyle w:val="PargrafodaLista"/>
              <w:numPr>
                <w:ilvl w:val="0"/>
                <w:numId w:val="24"/>
              </w:numPr>
              <w:spacing w:line="360" w:lineRule="auto"/>
              <w:jc w:val="both"/>
              <w:rPr>
                <w:rFonts w:ascii="Arial" w:hAnsi="Arial" w:cs="Arial"/>
              </w:rPr>
            </w:pPr>
            <w:r w:rsidRPr="00AD7B90">
              <w:rPr>
                <w:rFonts w:ascii="Arial" w:eastAsia="Arial" w:hAnsi="Arial" w:cs="Arial"/>
                <w:lang w:val="pt-BR"/>
              </w:rPr>
              <w:t>Aumento no consumo de bebidas</w:t>
            </w:r>
          </w:p>
          <w:p w14:paraId="4C2FAA99" w14:textId="22CEA0AB" w:rsidR="6AD2A553" w:rsidRPr="00AD7B90" w:rsidRDefault="707A1D97" w:rsidP="00AD7B90">
            <w:pPr>
              <w:pStyle w:val="PargrafodaLista"/>
              <w:numPr>
                <w:ilvl w:val="0"/>
                <w:numId w:val="24"/>
              </w:numPr>
              <w:spacing w:line="360" w:lineRule="auto"/>
              <w:jc w:val="both"/>
              <w:rPr>
                <w:rFonts w:ascii="Arial" w:hAnsi="Arial" w:cs="Arial"/>
                <w:lang w:val="pt-BR"/>
              </w:rPr>
            </w:pPr>
            <w:r w:rsidRPr="00AD7B90">
              <w:rPr>
                <w:rFonts w:ascii="Arial" w:eastAsia="Arial" w:hAnsi="Arial" w:cs="Arial"/>
                <w:lang w:val="pt-BR"/>
              </w:rPr>
              <w:t>Acesso rápido e fácil ao produto</w:t>
            </w:r>
          </w:p>
          <w:p w14:paraId="5C3B206E" w14:textId="7BDFB5CD" w:rsidR="6AD2A553" w:rsidRPr="00AD7B90" w:rsidRDefault="707A1D97" w:rsidP="00AD7B90">
            <w:pPr>
              <w:pStyle w:val="PargrafodaLista"/>
              <w:numPr>
                <w:ilvl w:val="0"/>
                <w:numId w:val="24"/>
              </w:numPr>
              <w:spacing w:line="360" w:lineRule="auto"/>
              <w:jc w:val="both"/>
              <w:rPr>
                <w:rFonts w:ascii="Arial" w:hAnsi="Arial" w:cs="Arial"/>
                <w:lang w:val="pt-BR"/>
              </w:rPr>
            </w:pPr>
            <w:r w:rsidRPr="00AD7B90">
              <w:rPr>
                <w:rFonts w:ascii="Arial" w:eastAsia="Arial" w:hAnsi="Arial" w:cs="Arial"/>
                <w:lang w:val="pt-BR"/>
              </w:rPr>
              <w:t>Atendimento a empresas e consumidor final</w:t>
            </w:r>
          </w:p>
          <w:p w14:paraId="5F04EF0B" w14:textId="3E1A4CF5" w:rsidR="6AD2A553" w:rsidRPr="00AD7B90" w:rsidRDefault="6AD2A553" w:rsidP="00AD7B90">
            <w:pPr>
              <w:pStyle w:val="PargrafodaLista"/>
              <w:numPr>
                <w:ilvl w:val="0"/>
                <w:numId w:val="24"/>
              </w:numPr>
              <w:spacing w:line="360" w:lineRule="auto"/>
              <w:jc w:val="both"/>
              <w:rPr>
                <w:rFonts w:ascii="Arial" w:eastAsia="Calibri" w:hAnsi="Arial" w:cs="Arial"/>
                <w:lang w:val="pt-BR"/>
              </w:rPr>
            </w:pPr>
            <w:r w:rsidRPr="00AD7B90">
              <w:rPr>
                <w:rFonts w:ascii="Arial" w:eastAsia="Arial" w:hAnsi="Arial" w:cs="Arial"/>
                <w:color w:val="000000" w:themeColor="text1"/>
                <w:lang w:val="pt-BR"/>
              </w:rPr>
              <w:t>Ações de promoção e prospecção para clientes potenciais da região</w:t>
            </w:r>
          </w:p>
          <w:p w14:paraId="64BE4E13" w14:textId="32D3B290" w:rsidR="6AD2A553" w:rsidRPr="00AD7B90" w:rsidRDefault="707A1D97" w:rsidP="00AD7B90">
            <w:pPr>
              <w:pStyle w:val="PargrafodaLista"/>
              <w:numPr>
                <w:ilvl w:val="0"/>
                <w:numId w:val="24"/>
              </w:numPr>
              <w:spacing w:line="259" w:lineRule="auto"/>
              <w:jc w:val="both"/>
              <w:rPr>
                <w:rFonts w:ascii="Arial" w:eastAsia="Calibri" w:hAnsi="Arial" w:cs="Arial"/>
                <w:color w:val="000000" w:themeColor="text1"/>
                <w:lang w:val="pt-BR"/>
              </w:rPr>
            </w:pPr>
            <w:r w:rsidRPr="00AD7B90">
              <w:rPr>
                <w:rFonts w:ascii="Arial" w:eastAsia="Arial" w:hAnsi="Arial" w:cs="Arial"/>
                <w:lang w:val="pt-BR"/>
              </w:rPr>
              <w:t>Serviços de pedido e entrega</w:t>
            </w:r>
            <w:r w:rsidR="6C1A495D" w:rsidRPr="00AD7B90">
              <w:rPr>
                <w:rFonts w:ascii="Arial" w:eastAsia="Calibri" w:hAnsi="Arial" w:cs="Arial"/>
                <w:color w:val="000000" w:themeColor="text1"/>
                <w:lang w:val="pt-BR"/>
              </w:rPr>
              <w:t xml:space="preserve"> </w:t>
            </w:r>
          </w:p>
        </w:tc>
        <w:tc>
          <w:tcPr>
            <w:tcW w:w="4884" w:type="dxa"/>
          </w:tcPr>
          <w:p w14:paraId="772FA341" w14:textId="6F1FFA59" w:rsidR="6AD2A553" w:rsidRPr="00AD7B90" w:rsidRDefault="6AD2A553" w:rsidP="00AD7B90">
            <w:pPr>
              <w:spacing w:line="259" w:lineRule="auto"/>
              <w:jc w:val="both"/>
              <w:rPr>
                <w:rFonts w:ascii="Arial" w:eastAsia="Calibri" w:hAnsi="Arial" w:cs="Arial"/>
                <w:color w:val="000000" w:themeColor="text1"/>
              </w:rPr>
            </w:pPr>
            <w:r w:rsidRPr="00AD7B90">
              <w:rPr>
                <w:rFonts w:ascii="Arial" w:eastAsia="Calibri" w:hAnsi="Arial" w:cs="Arial"/>
                <w:color w:val="000000" w:themeColor="text1"/>
              </w:rPr>
              <w:t>AMEAÇAS</w:t>
            </w:r>
          </w:p>
          <w:p w14:paraId="0064FA8F" w14:textId="11150FE3" w:rsidR="6AD2A553" w:rsidRPr="00AD7B90" w:rsidRDefault="68B7E4AE" w:rsidP="00AD7B90">
            <w:pPr>
              <w:pStyle w:val="PargrafodaLista"/>
              <w:numPr>
                <w:ilvl w:val="0"/>
                <w:numId w:val="23"/>
              </w:numPr>
              <w:spacing w:after="160" w:line="360" w:lineRule="auto"/>
              <w:jc w:val="both"/>
              <w:rPr>
                <w:rFonts w:ascii="Arial" w:hAnsi="Arial" w:cs="Arial"/>
              </w:rPr>
            </w:pPr>
            <w:r w:rsidRPr="00AD7B90">
              <w:rPr>
                <w:rFonts w:ascii="Arial" w:eastAsia="Arial" w:hAnsi="Arial" w:cs="Arial"/>
                <w:lang w:val="pt-BR"/>
              </w:rPr>
              <w:t>Tributação e inflação</w:t>
            </w:r>
          </w:p>
          <w:p w14:paraId="717779E6" w14:textId="6B4A8A6F" w:rsidR="6AD2A553" w:rsidRPr="00AD7B90" w:rsidRDefault="68B7E4AE" w:rsidP="00AD7B90">
            <w:pPr>
              <w:pStyle w:val="PargrafodaLista"/>
              <w:numPr>
                <w:ilvl w:val="0"/>
                <w:numId w:val="23"/>
              </w:numPr>
              <w:spacing w:after="160" w:line="360" w:lineRule="auto"/>
              <w:jc w:val="both"/>
              <w:rPr>
                <w:rFonts w:ascii="Arial" w:hAnsi="Arial" w:cs="Arial"/>
                <w:lang w:val="pt-BR"/>
              </w:rPr>
            </w:pPr>
            <w:r w:rsidRPr="00AD7B90">
              <w:rPr>
                <w:rFonts w:ascii="Arial" w:eastAsia="Arial" w:hAnsi="Arial" w:cs="Arial"/>
                <w:lang w:val="pt-BR"/>
              </w:rPr>
              <w:t>Novos entrantes: concorrentes diretos e indiretos;</w:t>
            </w:r>
          </w:p>
          <w:p w14:paraId="30982A62" w14:textId="32271355" w:rsidR="6AD2A553" w:rsidRPr="00AD7B90" w:rsidRDefault="68B7E4AE" w:rsidP="00AD7B90">
            <w:pPr>
              <w:pStyle w:val="PargrafodaLista"/>
              <w:numPr>
                <w:ilvl w:val="0"/>
                <w:numId w:val="23"/>
              </w:numPr>
              <w:spacing w:after="160" w:line="360" w:lineRule="auto"/>
              <w:jc w:val="both"/>
              <w:rPr>
                <w:rFonts w:ascii="Arial" w:hAnsi="Arial" w:cs="Arial"/>
              </w:rPr>
            </w:pPr>
            <w:r w:rsidRPr="00AD7B90">
              <w:rPr>
                <w:rFonts w:ascii="Arial" w:eastAsia="Arial" w:hAnsi="Arial" w:cs="Arial"/>
                <w:lang w:val="pt-BR"/>
              </w:rPr>
              <w:t xml:space="preserve">Sazonalidade e </w:t>
            </w:r>
            <w:r w:rsidRPr="00AD7B90">
              <w:rPr>
                <w:rFonts w:ascii="Arial" w:eastAsia="Arial" w:hAnsi="Arial" w:cs="Arial"/>
                <w:color w:val="202124"/>
                <w:lang w:val="pt-BR"/>
              </w:rPr>
              <w:t>perecibilidade</w:t>
            </w:r>
          </w:p>
          <w:p w14:paraId="5C419680" w14:textId="263301AF" w:rsidR="6AD2A553" w:rsidRPr="00AD7B90" w:rsidRDefault="68B7E4AE" w:rsidP="00AD7B90">
            <w:pPr>
              <w:pStyle w:val="PargrafodaLista"/>
              <w:numPr>
                <w:ilvl w:val="0"/>
                <w:numId w:val="23"/>
              </w:numPr>
              <w:spacing w:after="160" w:line="276" w:lineRule="auto"/>
              <w:jc w:val="both"/>
              <w:rPr>
                <w:rFonts w:ascii="Arial" w:eastAsia="Arial" w:hAnsi="Arial" w:cs="Arial"/>
                <w:lang w:val="pt-BR"/>
              </w:rPr>
            </w:pPr>
            <w:r w:rsidRPr="00AD7B90">
              <w:rPr>
                <w:rFonts w:ascii="Arial" w:eastAsia="Arial" w:hAnsi="Arial" w:cs="Arial"/>
                <w:lang w:val="pt-BR"/>
              </w:rPr>
              <w:t>Inovações estratégicas do mercado.</w:t>
            </w:r>
          </w:p>
        </w:tc>
      </w:tr>
    </w:tbl>
    <w:p w14:paraId="38632FC0" w14:textId="184C34EA" w:rsidR="6AD2A553" w:rsidRPr="00AD7B90" w:rsidRDefault="6AD2A553" w:rsidP="00AD7B90">
      <w:pPr>
        <w:jc w:val="both"/>
        <w:rPr>
          <w:rFonts w:ascii="Arial" w:hAnsi="Arial" w:cs="Arial"/>
          <w:lang w:val="pt-BR"/>
        </w:rPr>
      </w:pPr>
    </w:p>
    <w:p w14:paraId="66717D71" w14:textId="0E2A0250" w:rsidR="00DB0E20" w:rsidRPr="00AD7B90" w:rsidRDefault="7996E998" w:rsidP="00AD7B90">
      <w:pPr>
        <w:spacing w:line="360" w:lineRule="auto"/>
        <w:ind w:firstLine="709"/>
        <w:jc w:val="both"/>
        <w:rPr>
          <w:rFonts w:ascii="Arial" w:hAnsi="Arial" w:cs="Arial"/>
          <w:color w:val="FFFFFF" w:themeColor="background1"/>
          <w:lang w:val="pt-BR"/>
        </w:rPr>
      </w:pPr>
      <w:r w:rsidRPr="00AD7B90">
        <w:rPr>
          <w:rFonts w:ascii="Arial" w:eastAsia="Arial" w:hAnsi="Arial" w:cs="Arial"/>
          <w:lang w:val="pt-BR"/>
        </w:rPr>
        <w:lastRenderedPageBreak/>
        <w:t xml:space="preserve"> As variáveis descritas da figura são justificadas conforme comentários a seguir.</w:t>
      </w:r>
    </w:p>
    <w:p w14:paraId="5D683522" w14:textId="1CE6CE8E" w:rsidR="00DB0E20" w:rsidRPr="00AD7B90" w:rsidRDefault="7996E998" w:rsidP="00AD7B90">
      <w:pPr>
        <w:spacing w:line="360" w:lineRule="auto"/>
        <w:ind w:firstLine="709"/>
        <w:jc w:val="both"/>
        <w:rPr>
          <w:rFonts w:ascii="Arial" w:hAnsi="Arial" w:cs="Arial"/>
          <w:lang w:val="pt-BR"/>
        </w:rPr>
      </w:pPr>
      <w:r w:rsidRPr="00AD7B90">
        <w:rPr>
          <w:rFonts w:ascii="Arial" w:eastAsia="Arial" w:hAnsi="Arial" w:cs="Arial"/>
          <w:lang w:val="pt-BR"/>
        </w:rPr>
        <w:t xml:space="preserve">Pontos Fortes: </w:t>
      </w:r>
    </w:p>
    <w:p w14:paraId="5194D04F" w14:textId="01268E9C" w:rsidR="00DB0E20" w:rsidRPr="00AD7B90" w:rsidRDefault="7996E998" w:rsidP="00AD7B90">
      <w:pPr>
        <w:spacing w:line="360" w:lineRule="auto"/>
        <w:ind w:firstLine="709"/>
        <w:jc w:val="both"/>
        <w:rPr>
          <w:rFonts w:ascii="Arial" w:hAnsi="Arial" w:cs="Arial"/>
          <w:lang w:val="pt-BR"/>
        </w:rPr>
      </w:pPr>
      <w:r w:rsidRPr="00AD7B90">
        <w:rPr>
          <w:rFonts w:ascii="Arial" w:eastAsia="Arial" w:hAnsi="Arial" w:cs="Arial"/>
          <w:lang w:val="pt-BR"/>
        </w:rPr>
        <w:t>Localização: localidade com muito fluxo de clientes, não há concorrentes diretos nas proximidades;</w:t>
      </w:r>
    </w:p>
    <w:p w14:paraId="474741E8" w14:textId="0B31BA44" w:rsidR="00DB0E20" w:rsidRPr="00AD7B90" w:rsidRDefault="7996E998" w:rsidP="00AD7B90">
      <w:pPr>
        <w:spacing w:line="360" w:lineRule="auto"/>
        <w:ind w:firstLine="709"/>
        <w:jc w:val="both"/>
        <w:rPr>
          <w:rFonts w:ascii="Arial" w:hAnsi="Arial" w:cs="Arial"/>
          <w:lang w:val="pt-BR"/>
        </w:rPr>
      </w:pPr>
      <w:r w:rsidRPr="00AD7B90">
        <w:rPr>
          <w:rFonts w:ascii="Arial" w:eastAsia="Arial" w:hAnsi="Arial" w:cs="Arial"/>
          <w:lang w:val="pt-BR"/>
        </w:rPr>
        <w:t>Preço acessível: valor de venda acessível em comparação ao mesmo produto, mesma condição em diferentes locais como lojas de conveniência, padarias;</w:t>
      </w:r>
    </w:p>
    <w:p w14:paraId="360DA836" w14:textId="1D526D3B" w:rsidR="00DB0E20" w:rsidRPr="00AD7B90" w:rsidRDefault="7996E998" w:rsidP="00AD7B90">
      <w:pPr>
        <w:spacing w:line="360" w:lineRule="auto"/>
        <w:ind w:firstLine="709"/>
        <w:jc w:val="both"/>
        <w:rPr>
          <w:rFonts w:ascii="Arial" w:hAnsi="Arial" w:cs="Arial"/>
          <w:lang w:val="pt-BR"/>
        </w:rPr>
      </w:pPr>
      <w:r w:rsidRPr="00AD7B90">
        <w:rPr>
          <w:rFonts w:ascii="Arial" w:eastAsia="Arial" w:hAnsi="Arial" w:cs="Arial"/>
          <w:lang w:val="pt-BR"/>
        </w:rPr>
        <w:t>Variedade de produtos: diversidade de itens dos produtos primários (bebidas) e produtos secundários (gelo, aperitivos, itens de mercearia);</w:t>
      </w:r>
    </w:p>
    <w:p w14:paraId="460666FB" w14:textId="2C4CB131" w:rsidR="00DB0E20" w:rsidRPr="00AD7B90" w:rsidRDefault="7996E998" w:rsidP="00AD7B90">
      <w:pPr>
        <w:spacing w:line="360" w:lineRule="auto"/>
        <w:ind w:firstLine="709"/>
        <w:jc w:val="both"/>
        <w:rPr>
          <w:rFonts w:ascii="Arial" w:hAnsi="Arial" w:cs="Arial"/>
          <w:lang w:val="pt-BR"/>
        </w:rPr>
      </w:pPr>
      <w:r w:rsidRPr="00AD7B90">
        <w:rPr>
          <w:rFonts w:ascii="Arial" w:eastAsia="Arial" w:hAnsi="Arial" w:cs="Arial"/>
          <w:lang w:val="pt-BR"/>
        </w:rPr>
        <w:t xml:space="preserve">Produto pronto para o consumo: oferece opção de bebidas já geladas para consumo imediato.  </w:t>
      </w:r>
    </w:p>
    <w:p w14:paraId="03EDCEC9" w14:textId="1F4745EF" w:rsidR="00DB0E20" w:rsidRPr="00AD7B90" w:rsidRDefault="7996E998" w:rsidP="00AD7B90">
      <w:pPr>
        <w:spacing w:line="360" w:lineRule="auto"/>
        <w:ind w:firstLine="709"/>
        <w:jc w:val="both"/>
        <w:rPr>
          <w:rFonts w:ascii="Arial" w:hAnsi="Arial" w:cs="Arial"/>
          <w:lang w:val="pt-BR"/>
        </w:rPr>
      </w:pPr>
      <w:r w:rsidRPr="00AD7B90">
        <w:rPr>
          <w:rFonts w:ascii="Arial" w:eastAsia="Arial" w:hAnsi="Arial" w:cs="Arial"/>
          <w:lang w:val="pt-BR"/>
        </w:rPr>
        <w:t xml:space="preserve">Pontos Fracos: </w:t>
      </w:r>
    </w:p>
    <w:p w14:paraId="42A7F7EC" w14:textId="4C81A000" w:rsidR="00DB0E20" w:rsidRPr="00AD7B90" w:rsidRDefault="7996E998" w:rsidP="00AD7B90">
      <w:pPr>
        <w:spacing w:line="360" w:lineRule="auto"/>
        <w:ind w:firstLine="709"/>
        <w:jc w:val="both"/>
        <w:rPr>
          <w:rFonts w:ascii="Arial" w:hAnsi="Arial" w:cs="Arial"/>
          <w:lang w:val="pt-BR"/>
        </w:rPr>
      </w:pPr>
      <w:r w:rsidRPr="00AD7B90">
        <w:rPr>
          <w:rFonts w:ascii="Arial" w:eastAsia="Arial" w:hAnsi="Arial" w:cs="Arial"/>
          <w:lang w:val="pt-BR"/>
        </w:rPr>
        <w:t xml:space="preserve">· Organização dos processos e estratégia: falta de organização nos controles administrativos de modo geral; não há controle ideal de estoque, </w:t>
      </w:r>
      <w:proofErr w:type="gramStart"/>
      <w:r w:rsidRPr="00AD7B90">
        <w:rPr>
          <w:rFonts w:ascii="Arial" w:eastAsia="Arial" w:hAnsi="Arial" w:cs="Arial"/>
          <w:lang w:val="pt-BR"/>
        </w:rPr>
        <w:t>possui</w:t>
      </w:r>
      <w:proofErr w:type="gramEnd"/>
      <w:r w:rsidRPr="00AD7B90">
        <w:rPr>
          <w:rFonts w:ascii="Arial" w:eastAsia="Arial" w:hAnsi="Arial" w:cs="Arial"/>
          <w:lang w:val="pt-BR"/>
        </w:rPr>
        <w:t xml:space="preserve"> anotações manuais, o controle é visual e anotações em cadernos; falta orientação estratégica qualificada nos demais departamentos, para suprir toda demanda. </w:t>
      </w:r>
    </w:p>
    <w:p w14:paraId="46E5F167" w14:textId="26585ED3" w:rsidR="00DB0E20" w:rsidRPr="00AD7B90" w:rsidRDefault="7996E998" w:rsidP="00AD7B90">
      <w:pPr>
        <w:spacing w:line="360" w:lineRule="auto"/>
        <w:ind w:firstLine="709"/>
        <w:jc w:val="both"/>
        <w:rPr>
          <w:rFonts w:ascii="Arial" w:hAnsi="Arial" w:cs="Arial"/>
          <w:lang w:val="pt-BR"/>
        </w:rPr>
      </w:pPr>
      <w:r w:rsidRPr="00AD7B90">
        <w:rPr>
          <w:rFonts w:ascii="Arial" w:eastAsia="Arial" w:hAnsi="Arial" w:cs="Arial"/>
          <w:lang w:val="pt-BR"/>
        </w:rPr>
        <w:t xml:space="preserve">· Não utiliza ferramentas de comunicação: não há divulgação, e-commerce, site ou qualquer meio de publicidade ou propaganda do negócio.  </w:t>
      </w:r>
    </w:p>
    <w:p w14:paraId="371941E7" w14:textId="7572CC03" w:rsidR="00DB0E20" w:rsidRPr="00AD7B90" w:rsidRDefault="7996E998" w:rsidP="00AD7B90">
      <w:pPr>
        <w:spacing w:line="360" w:lineRule="auto"/>
        <w:ind w:firstLine="709"/>
        <w:jc w:val="both"/>
        <w:rPr>
          <w:rFonts w:ascii="Arial" w:hAnsi="Arial" w:cs="Arial"/>
          <w:lang w:val="pt-BR"/>
        </w:rPr>
      </w:pPr>
      <w:r w:rsidRPr="00AD7B90">
        <w:rPr>
          <w:rFonts w:ascii="Arial" w:eastAsia="Arial" w:hAnsi="Arial" w:cs="Arial"/>
          <w:lang w:val="pt-BR"/>
        </w:rPr>
        <w:t xml:space="preserve">· </w:t>
      </w:r>
      <w:proofErr w:type="gramStart"/>
      <w:r w:rsidRPr="00AD7B90">
        <w:rPr>
          <w:rFonts w:ascii="Arial" w:eastAsia="Arial" w:hAnsi="Arial" w:cs="Arial"/>
          <w:lang w:val="pt-BR"/>
        </w:rPr>
        <w:t>Falta</w:t>
      </w:r>
      <w:proofErr w:type="gramEnd"/>
      <w:r w:rsidRPr="00AD7B90">
        <w:rPr>
          <w:rFonts w:ascii="Arial" w:eastAsia="Arial" w:hAnsi="Arial" w:cs="Arial"/>
          <w:lang w:val="pt-BR"/>
        </w:rPr>
        <w:t xml:space="preserve"> recursos tecnológicos: todo controle de documentação e dados é feito de forma manual; não há controle eletrônico ou equipamentos eletrônicos disponíveis para controle e gerenciamento dos processos administrativos do negócio. </w:t>
      </w:r>
    </w:p>
    <w:p w14:paraId="3D26D530" w14:textId="6A21D013" w:rsidR="00DB0E20" w:rsidRPr="00AD7B90" w:rsidRDefault="7996E998" w:rsidP="00AD7B90">
      <w:pPr>
        <w:spacing w:line="360" w:lineRule="auto"/>
        <w:ind w:firstLine="709"/>
        <w:jc w:val="both"/>
        <w:rPr>
          <w:rFonts w:ascii="Arial" w:hAnsi="Arial" w:cs="Arial"/>
          <w:lang w:val="pt-BR"/>
        </w:rPr>
      </w:pPr>
      <w:r w:rsidRPr="00AD7B90">
        <w:rPr>
          <w:rFonts w:ascii="Arial" w:eastAsia="Arial" w:hAnsi="Arial" w:cs="Arial"/>
          <w:lang w:val="pt-BR"/>
        </w:rPr>
        <w:t xml:space="preserve">· Não há mão-de-obra suficiente e qualificada: o quadro de funcionários não é fixo, sendo contratados esporadicamente ajudantes de serviço geral conforme demanda e necessidade para atividades como armazenamento (carga/descarga) e limpeza. Não há pessoal definido para exercer função de acordo com as qualificações necessárias nos setores do negócio (faturamento, vendas, logística etc.), tarefas realizadas principalmente pelo proprietário conforme necessidade. </w:t>
      </w:r>
    </w:p>
    <w:p w14:paraId="16273532" w14:textId="1B2DAE61" w:rsidR="00DB0E20" w:rsidRPr="00AD7B90" w:rsidRDefault="7996E998" w:rsidP="00AD7B90">
      <w:pPr>
        <w:spacing w:line="360" w:lineRule="auto"/>
        <w:ind w:firstLine="709"/>
        <w:jc w:val="both"/>
        <w:rPr>
          <w:rFonts w:ascii="Arial" w:hAnsi="Arial" w:cs="Arial"/>
          <w:lang w:val="pt-BR"/>
        </w:rPr>
      </w:pPr>
      <w:r w:rsidRPr="00AD7B90">
        <w:rPr>
          <w:rFonts w:ascii="Arial" w:eastAsia="Arial" w:hAnsi="Arial" w:cs="Arial"/>
          <w:lang w:val="pt-BR"/>
        </w:rPr>
        <w:t xml:space="preserve">Oportunidades: </w:t>
      </w:r>
    </w:p>
    <w:p w14:paraId="11EBE92D" w14:textId="15E0D4F4" w:rsidR="00DB0E20" w:rsidRPr="00AD7B90" w:rsidRDefault="7996E998" w:rsidP="00AD7B90">
      <w:pPr>
        <w:spacing w:line="360" w:lineRule="auto"/>
        <w:ind w:firstLine="709"/>
        <w:jc w:val="both"/>
        <w:rPr>
          <w:rFonts w:ascii="Arial" w:hAnsi="Arial" w:cs="Arial"/>
          <w:lang w:val="pt-BR"/>
        </w:rPr>
      </w:pPr>
      <w:r w:rsidRPr="00AD7B90">
        <w:rPr>
          <w:rFonts w:ascii="Arial" w:eastAsia="Arial" w:hAnsi="Arial" w:cs="Arial"/>
          <w:lang w:val="pt-BR"/>
        </w:rPr>
        <w:t>· Aumento no consumo de bebidas: contexto de pandemia aumentou consumo de bebidas alcoólicas e não alcoólicas no geral, pela preferência de consumo em casa, favorecendo o modelo de comércio que o negócio opera;</w:t>
      </w:r>
    </w:p>
    <w:p w14:paraId="4A0B9774" w14:textId="1CAF8FAD" w:rsidR="00DB0E20" w:rsidRPr="00AD7B90" w:rsidRDefault="7996E998" w:rsidP="00AD7B90">
      <w:pPr>
        <w:spacing w:line="360" w:lineRule="auto"/>
        <w:ind w:firstLine="709"/>
        <w:jc w:val="both"/>
        <w:rPr>
          <w:rFonts w:ascii="Arial" w:hAnsi="Arial" w:cs="Arial"/>
          <w:lang w:val="pt-BR"/>
        </w:rPr>
      </w:pPr>
      <w:r w:rsidRPr="00AD7B90">
        <w:rPr>
          <w:rFonts w:ascii="Arial" w:eastAsia="Arial" w:hAnsi="Arial" w:cs="Arial"/>
          <w:lang w:val="pt-BR"/>
        </w:rPr>
        <w:t xml:space="preserve">· Acesso rápido e fácil ao produto: ainda considerando o contexto de pandemia, os consumidores estão optando por não frequentar locais de grande propensão de aglomeração e filas, como supermercados, por exemplo, o que aumenta a procura pelo estabelecimento. </w:t>
      </w:r>
    </w:p>
    <w:p w14:paraId="2C5FA095" w14:textId="25A34043" w:rsidR="00DB0E20" w:rsidRPr="00AD7B90" w:rsidRDefault="7996E998" w:rsidP="00AD7B90">
      <w:pPr>
        <w:spacing w:line="360" w:lineRule="auto"/>
        <w:ind w:firstLine="709"/>
        <w:jc w:val="both"/>
        <w:rPr>
          <w:rFonts w:ascii="Arial" w:hAnsi="Arial" w:cs="Arial"/>
          <w:lang w:val="pt-BR"/>
        </w:rPr>
      </w:pPr>
      <w:r w:rsidRPr="00AD7B90">
        <w:rPr>
          <w:rFonts w:ascii="Arial" w:eastAsia="Arial" w:hAnsi="Arial" w:cs="Arial"/>
          <w:lang w:val="pt-BR"/>
        </w:rPr>
        <w:t xml:space="preserve">· Ações de promoção e prospecção: negócio tem clientela robusta, mesmo não fazendo propaganda, o que mostra grande potencial de novos clientes com uso de ferramentas de propaganda e prospecção de clientes potenciais, ações de promoção e fidelização de clientes para rotina de compras. </w:t>
      </w:r>
    </w:p>
    <w:p w14:paraId="54EB5B3A" w14:textId="3E744AF4" w:rsidR="00DB0E20" w:rsidRPr="00AD7B90" w:rsidRDefault="7996E998" w:rsidP="00AD7B90">
      <w:pPr>
        <w:spacing w:line="360" w:lineRule="auto"/>
        <w:ind w:firstLine="709"/>
        <w:jc w:val="both"/>
        <w:rPr>
          <w:rFonts w:ascii="Arial" w:hAnsi="Arial" w:cs="Arial"/>
          <w:lang w:val="pt-BR"/>
        </w:rPr>
      </w:pPr>
      <w:r w:rsidRPr="00AD7B90">
        <w:rPr>
          <w:rFonts w:ascii="Arial" w:eastAsia="Arial" w:hAnsi="Arial" w:cs="Arial"/>
          <w:lang w:val="pt-BR"/>
        </w:rPr>
        <w:t xml:space="preserve">· Serviços de pedida e entrega: com advento de recursos tecnológicos de fácil acesso, como uso de smartphones e acesso a internet, muitas empresas aderiram ao serviço de pedido e entrega online, via e-commerce e aplicativos de celulares, uma ferramenta útil que poderia ser bem aproveitada para </w:t>
      </w:r>
      <w:r w:rsidRPr="00AD7B90">
        <w:rPr>
          <w:rFonts w:ascii="Arial" w:eastAsia="Arial" w:hAnsi="Arial" w:cs="Arial"/>
          <w:lang w:val="pt-BR"/>
        </w:rPr>
        <w:lastRenderedPageBreak/>
        <w:t xml:space="preserve">alavancar as vendas.  </w:t>
      </w:r>
    </w:p>
    <w:p w14:paraId="2A3E206D" w14:textId="5011385F" w:rsidR="00DB0E20" w:rsidRPr="00AD7B90" w:rsidRDefault="7996E998" w:rsidP="00AD7B90">
      <w:pPr>
        <w:spacing w:line="360" w:lineRule="auto"/>
        <w:ind w:firstLine="709"/>
        <w:jc w:val="both"/>
        <w:rPr>
          <w:rFonts w:ascii="Arial" w:hAnsi="Arial" w:cs="Arial"/>
          <w:lang w:val="pt-BR"/>
        </w:rPr>
      </w:pPr>
      <w:r w:rsidRPr="00AD7B90">
        <w:rPr>
          <w:rFonts w:ascii="Arial" w:eastAsia="Arial" w:hAnsi="Arial" w:cs="Arial"/>
          <w:lang w:val="pt-BR"/>
        </w:rPr>
        <w:t xml:space="preserve">Ameaças: </w:t>
      </w:r>
    </w:p>
    <w:p w14:paraId="760EE402" w14:textId="309904EF" w:rsidR="00DB0E20" w:rsidRPr="00AD7B90" w:rsidRDefault="7996E998" w:rsidP="00AD7B90">
      <w:pPr>
        <w:spacing w:line="360" w:lineRule="auto"/>
        <w:ind w:firstLine="709"/>
        <w:jc w:val="both"/>
        <w:rPr>
          <w:rFonts w:ascii="Arial" w:hAnsi="Arial" w:cs="Arial"/>
          <w:lang w:val="pt-BR"/>
        </w:rPr>
      </w:pPr>
      <w:r w:rsidRPr="00AD7B90">
        <w:rPr>
          <w:rFonts w:ascii="Arial" w:eastAsia="Arial" w:hAnsi="Arial" w:cs="Arial"/>
          <w:lang w:val="pt-BR"/>
        </w:rPr>
        <w:t xml:space="preserve">· Tributação e inflação: há algum no cenário político trata-se a respeito da reforma tributária e no quesito bebias alcoólicas e açucaradas, produtos </w:t>
      </w:r>
      <w:proofErr w:type="gramStart"/>
      <w:r w:rsidRPr="00AD7B90">
        <w:rPr>
          <w:rFonts w:ascii="Arial" w:eastAsia="Arial" w:hAnsi="Arial" w:cs="Arial"/>
          <w:lang w:val="pt-BR"/>
        </w:rPr>
        <w:t>ultra processados</w:t>
      </w:r>
      <w:proofErr w:type="gramEnd"/>
      <w:r w:rsidRPr="00AD7B90">
        <w:rPr>
          <w:rFonts w:ascii="Arial" w:eastAsia="Arial" w:hAnsi="Arial" w:cs="Arial"/>
          <w:lang w:val="pt-BR"/>
        </w:rPr>
        <w:t xml:space="preserve"> sempre são citados para que sejam elevados os impostos, com objetivo de frear o consumo; impostos elevados e exigências legais rigorosas são pertinentes ao setor, elevando o custo. Inflação e aumento em produtos de consumo e serviços secundários como frete, combustíveis impactam diretamente todo custo operacional, portanto a sustentabilidade e sobrevivência do negócio. </w:t>
      </w:r>
    </w:p>
    <w:p w14:paraId="4BA6C4EA" w14:textId="478D4A99" w:rsidR="00DB0E20" w:rsidRPr="00AD7B90" w:rsidRDefault="7996E998" w:rsidP="00AD7B90">
      <w:pPr>
        <w:spacing w:line="360" w:lineRule="auto"/>
        <w:ind w:firstLine="709"/>
        <w:jc w:val="both"/>
        <w:rPr>
          <w:rFonts w:ascii="Arial" w:hAnsi="Arial" w:cs="Arial"/>
          <w:lang w:val="pt-BR"/>
        </w:rPr>
      </w:pPr>
      <w:r w:rsidRPr="00AD7B90">
        <w:rPr>
          <w:rFonts w:ascii="Arial" w:eastAsia="Arial" w:hAnsi="Arial" w:cs="Arial"/>
          <w:lang w:val="pt-BR"/>
        </w:rPr>
        <w:t xml:space="preserve">· Sazonalidade e perfectibilidade: produtos com apelo de consumo gelado tem maior procura nos meses de verão, apresentando então maior ciclo de venda nos meses de clima frio, necessário haver planejamento para suprir essa demanda sem ocorrência de perdas. </w:t>
      </w:r>
    </w:p>
    <w:p w14:paraId="77A9E576" w14:textId="2E1B4A63" w:rsidR="00DB0E20" w:rsidRPr="00AD7B90" w:rsidRDefault="7996E998" w:rsidP="00AD7B90">
      <w:pPr>
        <w:spacing w:line="360" w:lineRule="auto"/>
        <w:ind w:firstLine="709"/>
        <w:jc w:val="both"/>
        <w:rPr>
          <w:rFonts w:ascii="Arial" w:hAnsi="Arial" w:cs="Arial"/>
          <w:lang w:val="pt-BR"/>
        </w:rPr>
      </w:pPr>
      <w:r w:rsidRPr="00AD7B90">
        <w:rPr>
          <w:rFonts w:ascii="Arial" w:eastAsia="Arial" w:hAnsi="Arial" w:cs="Arial"/>
          <w:lang w:val="pt-BR"/>
        </w:rPr>
        <w:t xml:space="preserve">· Novos entrantes: Desenvolver estratégia para proteger sobrevivência do negócio e sempre estar atento a mudanças no cenário. Concorrentes diretos como supermercados e conveniências, mercearias e concorrentes indiretos como os serviços de </w:t>
      </w:r>
      <w:proofErr w:type="gramStart"/>
      <w:r w:rsidRPr="00AD7B90">
        <w:rPr>
          <w:rFonts w:ascii="Arial" w:eastAsia="Arial" w:hAnsi="Arial" w:cs="Arial"/>
          <w:lang w:val="pt-BR"/>
        </w:rPr>
        <w:t>delivery</w:t>
      </w:r>
      <w:proofErr w:type="gramEnd"/>
      <w:r w:rsidRPr="00AD7B90">
        <w:rPr>
          <w:rFonts w:ascii="Arial" w:eastAsia="Arial" w:hAnsi="Arial" w:cs="Arial"/>
          <w:lang w:val="pt-BR"/>
        </w:rPr>
        <w:t xml:space="preserve">; trazendo melhor estrutura, conforto e opções para seus clientes.  </w:t>
      </w:r>
    </w:p>
    <w:p w14:paraId="09670188" w14:textId="503E2B5B" w:rsidR="00C10A58" w:rsidRPr="00AD7B90" w:rsidRDefault="7996E998" w:rsidP="00AD7B90">
      <w:pPr>
        <w:spacing w:line="360" w:lineRule="auto"/>
        <w:ind w:firstLine="709"/>
        <w:jc w:val="both"/>
        <w:rPr>
          <w:rFonts w:ascii="Arial" w:eastAsia="Arial" w:hAnsi="Arial" w:cs="Arial"/>
          <w:lang w:val="pt-BR"/>
        </w:rPr>
      </w:pPr>
      <w:r w:rsidRPr="00AD7B90">
        <w:rPr>
          <w:rFonts w:ascii="Arial" w:eastAsia="Arial" w:hAnsi="Arial" w:cs="Arial"/>
          <w:lang w:val="pt-BR"/>
        </w:rPr>
        <w:t>· Novas estratégias: as empresas concorrentes diretas ou indiretas podem criar/adotar novas estratégias que atendam seu perfil de público-alvo: serviços de entrega, assinatura, promoções.</w:t>
      </w:r>
    </w:p>
    <w:p w14:paraId="7C12348C" w14:textId="77777777" w:rsidR="00424654" w:rsidRPr="00AD7B90" w:rsidRDefault="00424654" w:rsidP="00AD7B90">
      <w:pPr>
        <w:spacing w:line="360" w:lineRule="auto"/>
        <w:ind w:firstLine="709"/>
        <w:jc w:val="both"/>
        <w:rPr>
          <w:rFonts w:ascii="Arial" w:hAnsi="Arial" w:cs="Arial"/>
          <w:lang w:val="pt-BR"/>
        </w:rPr>
      </w:pPr>
    </w:p>
    <w:p w14:paraId="2803557D" w14:textId="1C33C988" w:rsidR="005B041B" w:rsidRPr="00AD7B90" w:rsidRDefault="72F905C2" w:rsidP="00AD7B90">
      <w:pPr>
        <w:pStyle w:val="Ttulo1"/>
        <w:jc w:val="both"/>
        <w:rPr>
          <w:rFonts w:cs="Arial"/>
          <w:sz w:val="20"/>
          <w:szCs w:val="20"/>
          <w:lang w:val="pt-BR"/>
        </w:rPr>
      </w:pPr>
      <w:bookmarkStart w:id="41" w:name="_Toc64929747"/>
      <w:r w:rsidRPr="00AD7B90">
        <w:rPr>
          <w:rFonts w:cs="Arial"/>
          <w:sz w:val="20"/>
          <w:szCs w:val="20"/>
          <w:lang w:val="pt-BR"/>
        </w:rPr>
        <w:t>Definição dos Requisitos</w:t>
      </w:r>
      <w:bookmarkEnd w:id="41"/>
    </w:p>
    <w:p w14:paraId="4DBC583F" w14:textId="4D924E7D" w:rsidR="007D71FD" w:rsidRPr="00AD7B90" w:rsidRDefault="007D71FD" w:rsidP="00AD7B90">
      <w:pPr>
        <w:jc w:val="both"/>
        <w:rPr>
          <w:rFonts w:ascii="Arial" w:hAnsi="Arial" w:cs="Arial"/>
          <w:lang w:val="pt-BR"/>
        </w:rPr>
      </w:pPr>
    </w:p>
    <w:tbl>
      <w:tblPr>
        <w:tblStyle w:val="Tabelacomgrade"/>
        <w:tblW w:w="9464" w:type="dxa"/>
        <w:tblLook w:val="04A0" w:firstRow="1" w:lastRow="0" w:firstColumn="1" w:lastColumn="0" w:noHBand="0" w:noVBand="1"/>
      </w:tblPr>
      <w:tblGrid>
        <w:gridCol w:w="6629"/>
        <w:gridCol w:w="2835"/>
      </w:tblGrid>
      <w:tr w:rsidR="00323118" w:rsidRPr="00E27DB9" w14:paraId="05054581" w14:textId="77777777" w:rsidTr="00CD1CD4">
        <w:tc>
          <w:tcPr>
            <w:tcW w:w="6629" w:type="dxa"/>
          </w:tcPr>
          <w:p w14:paraId="11D646F3" w14:textId="77777777" w:rsidR="00323118" w:rsidRPr="00AD7B90" w:rsidRDefault="00323118" w:rsidP="00AD7B90">
            <w:pPr>
              <w:jc w:val="both"/>
              <w:rPr>
                <w:rFonts w:ascii="Arial" w:hAnsi="Arial" w:cs="Arial"/>
                <w:b/>
                <w:bCs/>
                <w:lang w:val="pt-BR"/>
              </w:rPr>
            </w:pPr>
            <w:r w:rsidRPr="00AD7B90">
              <w:rPr>
                <w:rFonts w:ascii="Arial" w:hAnsi="Arial" w:cs="Arial"/>
                <w:b/>
                <w:bCs/>
                <w:lang w:val="pt-BR"/>
              </w:rPr>
              <w:t xml:space="preserve">Requisitos </w:t>
            </w:r>
          </w:p>
          <w:p w14:paraId="646CA24E" w14:textId="6E2A8B69" w:rsidR="00323118" w:rsidRPr="00AD7B90" w:rsidRDefault="00323118" w:rsidP="00AD7B90">
            <w:pPr>
              <w:jc w:val="both"/>
              <w:rPr>
                <w:rFonts w:ascii="Arial" w:hAnsi="Arial" w:cs="Arial"/>
                <w:b/>
                <w:bCs/>
                <w:lang w:val="pt-BR"/>
              </w:rPr>
            </w:pPr>
          </w:p>
        </w:tc>
        <w:tc>
          <w:tcPr>
            <w:tcW w:w="2835" w:type="dxa"/>
          </w:tcPr>
          <w:p w14:paraId="369B75DC" w14:textId="3A0904AD" w:rsidR="00323118" w:rsidRPr="00AD7B90" w:rsidRDefault="00323118" w:rsidP="00CD1CD4">
            <w:pPr>
              <w:jc w:val="center"/>
              <w:rPr>
                <w:rFonts w:ascii="Arial" w:hAnsi="Arial" w:cs="Arial"/>
                <w:b/>
                <w:bCs/>
                <w:lang w:val="pt-BR"/>
              </w:rPr>
            </w:pPr>
            <w:r w:rsidRPr="00AD7B90">
              <w:rPr>
                <w:rFonts w:ascii="Arial" w:hAnsi="Arial" w:cs="Arial"/>
                <w:b/>
                <w:bCs/>
                <w:lang w:val="pt-BR"/>
              </w:rPr>
              <w:t>Estratégia de Implementação (SQL/ Power BI / Python)</w:t>
            </w:r>
          </w:p>
        </w:tc>
      </w:tr>
      <w:tr w:rsidR="00323118" w:rsidRPr="00AD7B90" w14:paraId="2AE5BD85" w14:textId="77777777" w:rsidTr="00CD1CD4">
        <w:tc>
          <w:tcPr>
            <w:tcW w:w="6629" w:type="dxa"/>
          </w:tcPr>
          <w:p w14:paraId="36480B67" w14:textId="41A804F6" w:rsidR="00323118" w:rsidRPr="00AD7B90" w:rsidRDefault="00E27DB9" w:rsidP="00E27DB9">
            <w:pPr>
              <w:jc w:val="both"/>
              <w:rPr>
                <w:rFonts w:ascii="Arial" w:hAnsi="Arial" w:cs="Arial"/>
                <w:color w:val="000000" w:themeColor="text1"/>
              </w:rPr>
            </w:pPr>
            <w:r>
              <w:rPr>
                <w:rFonts w:ascii="Arial" w:hAnsi="Arial" w:cs="Arial"/>
                <w:color w:val="000000" w:themeColor="text1"/>
              </w:rPr>
              <w:t>01-Cadastrar</w:t>
            </w:r>
            <w:bookmarkStart w:id="42" w:name="_GoBack"/>
            <w:bookmarkEnd w:id="42"/>
            <w:r w:rsidR="00CD1CD4" w:rsidRPr="00AD7B90">
              <w:rPr>
                <w:rFonts w:ascii="Arial" w:hAnsi="Arial" w:cs="Arial"/>
                <w:color w:val="000000" w:themeColor="text1"/>
              </w:rPr>
              <w:t xml:space="preserve"> </w:t>
            </w:r>
            <w:r w:rsidR="00323118" w:rsidRPr="00AD7B90">
              <w:rPr>
                <w:rFonts w:ascii="Arial" w:hAnsi="Arial" w:cs="Arial"/>
                <w:color w:val="000000" w:themeColor="text1"/>
              </w:rPr>
              <w:t xml:space="preserve">produtos. </w:t>
            </w:r>
          </w:p>
        </w:tc>
        <w:tc>
          <w:tcPr>
            <w:tcW w:w="2835" w:type="dxa"/>
          </w:tcPr>
          <w:p w14:paraId="04EA4856" w14:textId="77777777" w:rsidR="00323118" w:rsidRPr="00AD7B90" w:rsidRDefault="00323118" w:rsidP="00AD7B90">
            <w:pPr>
              <w:jc w:val="both"/>
              <w:rPr>
                <w:rFonts w:ascii="Arial" w:hAnsi="Arial" w:cs="Arial"/>
                <w:color w:val="000000" w:themeColor="text1"/>
              </w:rPr>
            </w:pPr>
            <w:r w:rsidRPr="00AD7B90">
              <w:rPr>
                <w:rFonts w:ascii="Arial" w:hAnsi="Arial" w:cs="Arial"/>
                <w:color w:val="000000" w:themeColor="text1"/>
              </w:rPr>
              <w:t>SQL</w:t>
            </w:r>
          </w:p>
        </w:tc>
      </w:tr>
      <w:tr w:rsidR="00323118" w:rsidRPr="00AD7B90" w14:paraId="468CB1F3" w14:textId="77777777" w:rsidTr="00CD1CD4">
        <w:tc>
          <w:tcPr>
            <w:tcW w:w="6629" w:type="dxa"/>
          </w:tcPr>
          <w:p w14:paraId="4AA46C96" w14:textId="77777777" w:rsidR="00323118" w:rsidRPr="00AD7B90" w:rsidRDefault="00323118" w:rsidP="00AD7B90">
            <w:pPr>
              <w:jc w:val="both"/>
              <w:rPr>
                <w:rFonts w:ascii="Arial" w:hAnsi="Arial" w:cs="Arial"/>
                <w:color w:val="000000" w:themeColor="text1"/>
                <w:lang w:val="pt-BR"/>
              </w:rPr>
            </w:pPr>
            <w:r w:rsidRPr="00AD7B90">
              <w:rPr>
                <w:rFonts w:ascii="Arial" w:hAnsi="Arial" w:cs="Arial"/>
                <w:color w:val="000000" w:themeColor="text1"/>
                <w:lang w:val="pt-BR"/>
              </w:rPr>
              <w:t xml:space="preserve">02-Permitir entrada de produtos pela Nota Fiscal e cupom fiscal. </w:t>
            </w:r>
          </w:p>
        </w:tc>
        <w:tc>
          <w:tcPr>
            <w:tcW w:w="2835" w:type="dxa"/>
          </w:tcPr>
          <w:p w14:paraId="20E68518" w14:textId="77777777" w:rsidR="00323118" w:rsidRPr="00AD7B90" w:rsidRDefault="00323118" w:rsidP="00AD7B90">
            <w:pPr>
              <w:jc w:val="both"/>
              <w:rPr>
                <w:rFonts w:ascii="Arial" w:hAnsi="Arial" w:cs="Arial"/>
                <w:color w:val="000000" w:themeColor="text1"/>
              </w:rPr>
            </w:pPr>
            <w:r w:rsidRPr="00AD7B90">
              <w:rPr>
                <w:rFonts w:ascii="Arial" w:hAnsi="Arial" w:cs="Arial"/>
                <w:color w:val="000000" w:themeColor="text1"/>
              </w:rPr>
              <w:t>SQL</w:t>
            </w:r>
          </w:p>
        </w:tc>
      </w:tr>
      <w:tr w:rsidR="00323118" w:rsidRPr="00AD7B90" w14:paraId="0B8425BF" w14:textId="77777777" w:rsidTr="00CD1CD4">
        <w:tc>
          <w:tcPr>
            <w:tcW w:w="6629" w:type="dxa"/>
          </w:tcPr>
          <w:p w14:paraId="1E939504" w14:textId="77777777" w:rsidR="00323118" w:rsidRPr="00AD7B90" w:rsidRDefault="00323118" w:rsidP="00AD7B90">
            <w:pPr>
              <w:jc w:val="both"/>
              <w:rPr>
                <w:rFonts w:ascii="Arial" w:hAnsi="Arial" w:cs="Arial"/>
                <w:color w:val="000000" w:themeColor="text1"/>
              </w:rPr>
            </w:pPr>
            <w:r w:rsidRPr="00AD7B90">
              <w:rPr>
                <w:rFonts w:ascii="Arial" w:hAnsi="Arial" w:cs="Arial"/>
                <w:color w:val="000000" w:themeColor="text1"/>
              </w:rPr>
              <w:t xml:space="preserve">03-Permitir troca de produtos. </w:t>
            </w:r>
          </w:p>
        </w:tc>
        <w:tc>
          <w:tcPr>
            <w:tcW w:w="2835" w:type="dxa"/>
          </w:tcPr>
          <w:p w14:paraId="1EC876D9" w14:textId="77777777" w:rsidR="00323118" w:rsidRPr="00AD7B90" w:rsidRDefault="00323118" w:rsidP="00AD7B90">
            <w:pPr>
              <w:jc w:val="both"/>
              <w:rPr>
                <w:rFonts w:ascii="Arial" w:hAnsi="Arial" w:cs="Arial"/>
                <w:color w:val="000000" w:themeColor="text1"/>
              </w:rPr>
            </w:pPr>
            <w:r w:rsidRPr="00AD7B90">
              <w:rPr>
                <w:rFonts w:ascii="Arial" w:hAnsi="Arial" w:cs="Arial"/>
                <w:color w:val="000000" w:themeColor="text1"/>
              </w:rPr>
              <w:t>SQL</w:t>
            </w:r>
          </w:p>
        </w:tc>
      </w:tr>
      <w:tr w:rsidR="00323118" w:rsidRPr="00AD7B90" w14:paraId="7FB4ECE9" w14:textId="77777777" w:rsidTr="00CD1CD4">
        <w:tc>
          <w:tcPr>
            <w:tcW w:w="6629" w:type="dxa"/>
          </w:tcPr>
          <w:p w14:paraId="67A8CBBA" w14:textId="77777777" w:rsidR="00323118" w:rsidRPr="00AD7B90" w:rsidRDefault="00323118" w:rsidP="00AD7B90">
            <w:pPr>
              <w:jc w:val="both"/>
              <w:rPr>
                <w:rFonts w:ascii="Arial" w:hAnsi="Arial" w:cs="Arial"/>
                <w:color w:val="000000" w:themeColor="text1"/>
              </w:rPr>
            </w:pPr>
            <w:r w:rsidRPr="00AD7B90">
              <w:rPr>
                <w:rFonts w:ascii="Arial" w:hAnsi="Arial" w:cs="Arial"/>
                <w:color w:val="000000" w:themeColor="text1"/>
              </w:rPr>
              <w:t>04-Permissão para Inventário.</w:t>
            </w:r>
          </w:p>
        </w:tc>
        <w:tc>
          <w:tcPr>
            <w:tcW w:w="2835" w:type="dxa"/>
          </w:tcPr>
          <w:p w14:paraId="519C9961" w14:textId="77777777" w:rsidR="00323118" w:rsidRPr="00AD7B90" w:rsidRDefault="00323118" w:rsidP="00AD7B90">
            <w:pPr>
              <w:jc w:val="both"/>
              <w:rPr>
                <w:rFonts w:ascii="Arial" w:hAnsi="Arial" w:cs="Arial"/>
                <w:color w:val="000000" w:themeColor="text1"/>
              </w:rPr>
            </w:pPr>
            <w:r w:rsidRPr="00AD7B90">
              <w:rPr>
                <w:rFonts w:ascii="Arial" w:hAnsi="Arial" w:cs="Arial"/>
                <w:color w:val="000000" w:themeColor="text1"/>
              </w:rPr>
              <w:t>SQL</w:t>
            </w:r>
          </w:p>
        </w:tc>
      </w:tr>
      <w:tr w:rsidR="00323118" w:rsidRPr="00AD7B90" w14:paraId="3399E5A6" w14:textId="77777777" w:rsidTr="00CD1CD4">
        <w:tc>
          <w:tcPr>
            <w:tcW w:w="6629" w:type="dxa"/>
          </w:tcPr>
          <w:p w14:paraId="5AF19C35" w14:textId="77777777" w:rsidR="00323118" w:rsidRPr="00AD7B90" w:rsidRDefault="00323118" w:rsidP="00AD7B90">
            <w:pPr>
              <w:jc w:val="both"/>
              <w:rPr>
                <w:rFonts w:ascii="Arial" w:hAnsi="Arial" w:cs="Arial"/>
                <w:color w:val="000000" w:themeColor="text1"/>
                <w:lang w:val="pt-BR"/>
              </w:rPr>
            </w:pPr>
            <w:r w:rsidRPr="00AD7B90">
              <w:rPr>
                <w:rFonts w:ascii="Arial" w:hAnsi="Arial" w:cs="Arial"/>
                <w:color w:val="000000" w:themeColor="text1"/>
                <w:lang w:val="pt-BR"/>
              </w:rPr>
              <w:t xml:space="preserve">05-Gerar relatório de controle de estoque mínimo. </w:t>
            </w:r>
          </w:p>
        </w:tc>
        <w:tc>
          <w:tcPr>
            <w:tcW w:w="2835" w:type="dxa"/>
          </w:tcPr>
          <w:p w14:paraId="020276F2" w14:textId="77777777" w:rsidR="00323118" w:rsidRPr="00AD7B90" w:rsidRDefault="00323118" w:rsidP="00AD7B90">
            <w:pPr>
              <w:jc w:val="both"/>
              <w:rPr>
                <w:rFonts w:ascii="Arial" w:hAnsi="Arial" w:cs="Arial"/>
                <w:color w:val="000000" w:themeColor="text1"/>
              </w:rPr>
            </w:pPr>
            <w:r w:rsidRPr="00AD7B90">
              <w:rPr>
                <w:rFonts w:ascii="Arial" w:hAnsi="Arial" w:cs="Arial"/>
                <w:color w:val="000000" w:themeColor="text1"/>
              </w:rPr>
              <w:t>SQL</w:t>
            </w:r>
          </w:p>
        </w:tc>
      </w:tr>
      <w:tr w:rsidR="00323118" w:rsidRPr="00AD7B90" w14:paraId="6772FAD9" w14:textId="77777777" w:rsidTr="00CD1CD4">
        <w:tc>
          <w:tcPr>
            <w:tcW w:w="6629" w:type="dxa"/>
          </w:tcPr>
          <w:p w14:paraId="320BF2F1" w14:textId="77777777" w:rsidR="00323118" w:rsidRPr="00AD7B90" w:rsidRDefault="00323118" w:rsidP="00AD7B90">
            <w:pPr>
              <w:jc w:val="both"/>
              <w:rPr>
                <w:rFonts w:ascii="Arial" w:hAnsi="Arial" w:cs="Arial"/>
                <w:color w:val="000000" w:themeColor="text1"/>
                <w:lang w:val="pt-BR"/>
              </w:rPr>
            </w:pPr>
            <w:r w:rsidRPr="00AD7B90">
              <w:rPr>
                <w:rFonts w:ascii="Arial" w:hAnsi="Arial" w:cs="Arial"/>
                <w:color w:val="000000" w:themeColor="text1"/>
                <w:lang w:val="pt-BR"/>
              </w:rPr>
              <w:t xml:space="preserve">06-Gerar controle pela data de validade. </w:t>
            </w:r>
          </w:p>
        </w:tc>
        <w:tc>
          <w:tcPr>
            <w:tcW w:w="2835" w:type="dxa"/>
          </w:tcPr>
          <w:p w14:paraId="0F73C5AB" w14:textId="77777777" w:rsidR="00323118" w:rsidRPr="00AD7B90" w:rsidRDefault="00323118" w:rsidP="00AD7B90">
            <w:pPr>
              <w:jc w:val="both"/>
              <w:rPr>
                <w:rFonts w:ascii="Arial" w:hAnsi="Arial" w:cs="Arial"/>
                <w:color w:val="000000" w:themeColor="text1"/>
              </w:rPr>
            </w:pPr>
            <w:r w:rsidRPr="00AD7B90">
              <w:rPr>
                <w:rFonts w:ascii="Arial" w:hAnsi="Arial" w:cs="Arial"/>
                <w:color w:val="000000" w:themeColor="text1"/>
              </w:rPr>
              <w:t>SQL</w:t>
            </w:r>
          </w:p>
        </w:tc>
      </w:tr>
      <w:tr w:rsidR="00323118" w:rsidRPr="00AD7B90" w14:paraId="07A746D0" w14:textId="77777777" w:rsidTr="00CD1CD4">
        <w:tc>
          <w:tcPr>
            <w:tcW w:w="6629" w:type="dxa"/>
          </w:tcPr>
          <w:p w14:paraId="410E4CD8" w14:textId="5A456D16" w:rsidR="00323118" w:rsidRPr="00AD7B90" w:rsidRDefault="00AD7B90" w:rsidP="00AD7B90">
            <w:pPr>
              <w:jc w:val="both"/>
              <w:rPr>
                <w:rFonts w:ascii="Arial" w:hAnsi="Arial" w:cs="Arial"/>
                <w:color w:val="000000" w:themeColor="text1"/>
                <w:lang w:val="pt-BR"/>
              </w:rPr>
            </w:pPr>
            <w:r w:rsidRPr="00AD7B90">
              <w:rPr>
                <w:rFonts w:ascii="Arial" w:hAnsi="Arial" w:cs="Arial"/>
                <w:color w:val="000000" w:themeColor="text1"/>
                <w:lang w:val="pt-BR"/>
              </w:rPr>
              <w:t>07-Gerar relatório com dados do fornecedor</w:t>
            </w:r>
          </w:p>
        </w:tc>
        <w:tc>
          <w:tcPr>
            <w:tcW w:w="2835" w:type="dxa"/>
          </w:tcPr>
          <w:p w14:paraId="5CA6D787" w14:textId="4D8BE022" w:rsidR="00323118" w:rsidRPr="00AD7B90" w:rsidRDefault="00AD7B90" w:rsidP="00AD7B90">
            <w:pPr>
              <w:jc w:val="both"/>
              <w:rPr>
                <w:rFonts w:ascii="Arial" w:hAnsi="Arial" w:cs="Arial"/>
                <w:color w:val="000000" w:themeColor="text1"/>
              </w:rPr>
            </w:pPr>
            <w:r w:rsidRPr="00AD7B90">
              <w:rPr>
                <w:rFonts w:ascii="Arial" w:hAnsi="Arial" w:cs="Arial"/>
                <w:color w:val="000000" w:themeColor="text1"/>
                <w:lang w:val="pt-BR"/>
              </w:rPr>
              <w:t>SQL</w:t>
            </w:r>
          </w:p>
        </w:tc>
      </w:tr>
      <w:tr w:rsidR="00AD7B90" w:rsidRPr="00AD7B90" w14:paraId="72714C69" w14:textId="77777777" w:rsidTr="00CD1CD4">
        <w:tc>
          <w:tcPr>
            <w:tcW w:w="6629" w:type="dxa"/>
          </w:tcPr>
          <w:p w14:paraId="059ED19D" w14:textId="535B0F90" w:rsidR="0016398B" w:rsidRPr="0016398B" w:rsidRDefault="00AD7B90" w:rsidP="00AD7B90">
            <w:pPr>
              <w:jc w:val="both"/>
              <w:rPr>
                <w:rFonts w:ascii="Arial" w:hAnsi="Arial" w:cs="Arial"/>
                <w:color w:val="000000" w:themeColor="text1"/>
                <w:shd w:val="clear" w:color="auto" w:fill="FFFFFF"/>
                <w:lang w:val="pt-BR"/>
              </w:rPr>
            </w:pPr>
            <w:r w:rsidRPr="00AD7B90">
              <w:rPr>
                <w:rFonts w:ascii="Arial" w:hAnsi="Arial" w:cs="Arial"/>
                <w:color w:val="000000" w:themeColor="text1"/>
                <w:lang w:val="pt-BR"/>
              </w:rPr>
              <w:t>08-Conexao</w:t>
            </w:r>
            <w:r w:rsidRPr="00AD7B90">
              <w:rPr>
                <w:rFonts w:ascii="Arial" w:hAnsi="Arial" w:cs="Arial"/>
                <w:color w:val="252424"/>
                <w:shd w:val="clear" w:color="auto" w:fill="FFFFFF"/>
                <w:lang w:val="pt-BR"/>
              </w:rPr>
              <w:t xml:space="preserve"> </w:t>
            </w:r>
            <w:r w:rsidRPr="00AD7B90">
              <w:rPr>
                <w:rFonts w:ascii="Arial" w:hAnsi="Arial" w:cs="Arial"/>
                <w:color w:val="000000" w:themeColor="text1"/>
                <w:shd w:val="clear" w:color="auto" w:fill="FFFFFF"/>
                <w:lang w:val="pt-BR"/>
              </w:rPr>
              <w:t>Postgres com código Python.</w:t>
            </w:r>
          </w:p>
        </w:tc>
        <w:tc>
          <w:tcPr>
            <w:tcW w:w="2835" w:type="dxa"/>
          </w:tcPr>
          <w:p w14:paraId="38DC31DA" w14:textId="5F2662DB" w:rsidR="00AD7B90" w:rsidRPr="00AD7B90" w:rsidRDefault="00AD7B90" w:rsidP="00AD7B90">
            <w:pPr>
              <w:jc w:val="both"/>
              <w:rPr>
                <w:rFonts w:ascii="Arial" w:hAnsi="Arial" w:cs="Arial"/>
                <w:bCs/>
                <w:lang w:val="pt-BR"/>
              </w:rPr>
            </w:pPr>
            <w:r w:rsidRPr="00AD7B90">
              <w:rPr>
                <w:rFonts w:ascii="Arial" w:hAnsi="Arial" w:cs="Arial"/>
                <w:bCs/>
                <w:lang w:val="pt-BR"/>
              </w:rPr>
              <w:t>Python</w:t>
            </w:r>
          </w:p>
        </w:tc>
      </w:tr>
      <w:tr w:rsidR="0016398B" w:rsidRPr="00AD7B90" w14:paraId="1316BC59" w14:textId="77777777" w:rsidTr="00CD1CD4">
        <w:tc>
          <w:tcPr>
            <w:tcW w:w="6629" w:type="dxa"/>
          </w:tcPr>
          <w:p w14:paraId="189E81CF" w14:textId="523050EF" w:rsidR="0016398B" w:rsidRPr="00AD7B90" w:rsidRDefault="0016398B" w:rsidP="00AD7B90">
            <w:pPr>
              <w:jc w:val="both"/>
              <w:rPr>
                <w:rFonts w:ascii="Arial" w:hAnsi="Arial" w:cs="Arial"/>
                <w:color w:val="000000" w:themeColor="text1"/>
                <w:lang w:val="pt-BR"/>
              </w:rPr>
            </w:pPr>
            <w:r>
              <w:rPr>
                <w:rFonts w:ascii="Arial" w:hAnsi="Arial" w:cs="Arial"/>
                <w:color w:val="000000" w:themeColor="text1"/>
                <w:lang w:val="pt-BR"/>
              </w:rPr>
              <w:t>09-</w:t>
            </w:r>
            <w:r w:rsidR="00CD1CD4" w:rsidRPr="00AD7B90">
              <w:rPr>
                <w:rFonts w:ascii="Arial" w:hAnsi="Arial" w:cs="Arial"/>
                <w:color w:val="000000" w:themeColor="text1"/>
              </w:rPr>
              <w:t xml:space="preserve"> Cadastrar</w:t>
            </w:r>
            <w:r w:rsidRPr="0016398B">
              <w:rPr>
                <w:rFonts w:ascii="Arial" w:hAnsi="Arial" w:cs="Arial"/>
                <w:color w:val="000000" w:themeColor="text1"/>
                <w:lang w:val="pt-BR"/>
              </w:rPr>
              <w:t xml:space="preserve"> de produto</w:t>
            </w:r>
          </w:p>
        </w:tc>
        <w:tc>
          <w:tcPr>
            <w:tcW w:w="2835" w:type="dxa"/>
          </w:tcPr>
          <w:p w14:paraId="13E6AA0F" w14:textId="4064D7D6" w:rsidR="0016398B" w:rsidRPr="00AD7B90" w:rsidRDefault="0016398B" w:rsidP="00AD7B90">
            <w:pPr>
              <w:jc w:val="both"/>
              <w:rPr>
                <w:rFonts w:ascii="Arial" w:hAnsi="Arial" w:cs="Arial"/>
                <w:bCs/>
                <w:lang w:val="pt-BR"/>
              </w:rPr>
            </w:pPr>
            <w:r w:rsidRPr="00AD7B90">
              <w:rPr>
                <w:rFonts w:ascii="Arial" w:hAnsi="Arial" w:cs="Arial"/>
                <w:bCs/>
                <w:lang w:val="pt-BR"/>
              </w:rPr>
              <w:t>Python</w:t>
            </w:r>
          </w:p>
        </w:tc>
      </w:tr>
      <w:tr w:rsidR="0016398B" w:rsidRPr="00AD7B90" w14:paraId="3E56D25B" w14:textId="77777777" w:rsidTr="00CD1CD4">
        <w:tc>
          <w:tcPr>
            <w:tcW w:w="6629" w:type="dxa"/>
          </w:tcPr>
          <w:p w14:paraId="23E503F1" w14:textId="5896478D" w:rsidR="0016398B" w:rsidRPr="00AD7B90" w:rsidRDefault="0016398B" w:rsidP="0016398B">
            <w:pPr>
              <w:jc w:val="both"/>
              <w:rPr>
                <w:rFonts w:ascii="Arial" w:hAnsi="Arial" w:cs="Arial"/>
                <w:color w:val="000000" w:themeColor="text1"/>
                <w:lang w:val="pt-BR"/>
              </w:rPr>
            </w:pPr>
            <w:r>
              <w:rPr>
                <w:rFonts w:ascii="Arial" w:hAnsi="Arial" w:cs="Arial"/>
                <w:color w:val="000000" w:themeColor="text1"/>
                <w:lang w:val="pt-BR"/>
              </w:rPr>
              <w:t>10-Re</w:t>
            </w:r>
            <w:r w:rsidRPr="0016398B">
              <w:rPr>
                <w:rFonts w:ascii="Arial" w:hAnsi="Arial" w:cs="Arial"/>
                <w:color w:val="000000" w:themeColor="text1"/>
                <w:lang w:val="pt-BR"/>
              </w:rPr>
              <w:t>moção de produtos</w:t>
            </w:r>
          </w:p>
        </w:tc>
        <w:tc>
          <w:tcPr>
            <w:tcW w:w="2835" w:type="dxa"/>
          </w:tcPr>
          <w:p w14:paraId="23D50613" w14:textId="77B8F532" w:rsidR="0016398B" w:rsidRPr="00AD7B90" w:rsidRDefault="0016398B" w:rsidP="00AD7B90">
            <w:pPr>
              <w:jc w:val="both"/>
              <w:rPr>
                <w:rFonts w:ascii="Arial" w:hAnsi="Arial" w:cs="Arial"/>
                <w:bCs/>
                <w:lang w:val="pt-BR"/>
              </w:rPr>
            </w:pPr>
            <w:r w:rsidRPr="00AD7B90">
              <w:rPr>
                <w:rFonts w:ascii="Arial" w:hAnsi="Arial" w:cs="Arial"/>
                <w:bCs/>
                <w:lang w:val="pt-BR"/>
              </w:rPr>
              <w:t>Python</w:t>
            </w:r>
          </w:p>
        </w:tc>
      </w:tr>
      <w:tr w:rsidR="0016398B" w:rsidRPr="00AD7B90" w14:paraId="13475EDF" w14:textId="77777777" w:rsidTr="00CD1CD4">
        <w:tc>
          <w:tcPr>
            <w:tcW w:w="6629" w:type="dxa"/>
          </w:tcPr>
          <w:p w14:paraId="18D1E862" w14:textId="318828B3" w:rsidR="0016398B" w:rsidRPr="00AD7B90" w:rsidRDefault="0016398B" w:rsidP="0016398B">
            <w:pPr>
              <w:jc w:val="both"/>
              <w:rPr>
                <w:rFonts w:ascii="Arial" w:hAnsi="Arial" w:cs="Arial"/>
                <w:color w:val="000000" w:themeColor="text1"/>
                <w:lang w:val="pt-BR"/>
              </w:rPr>
            </w:pPr>
            <w:r>
              <w:rPr>
                <w:rFonts w:ascii="Arial" w:hAnsi="Arial" w:cs="Arial"/>
                <w:color w:val="000000" w:themeColor="text1"/>
                <w:lang w:val="pt-BR"/>
              </w:rPr>
              <w:t>11-A</w:t>
            </w:r>
            <w:r w:rsidRPr="0016398B">
              <w:rPr>
                <w:rFonts w:ascii="Arial" w:hAnsi="Arial" w:cs="Arial"/>
                <w:color w:val="000000" w:themeColor="text1"/>
                <w:lang w:val="pt-BR"/>
              </w:rPr>
              <w:t>tualização de produtos</w:t>
            </w:r>
          </w:p>
        </w:tc>
        <w:tc>
          <w:tcPr>
            <w:tcW w:w="2835" w:type="dxa"/>
          </w:tcPr>
          <w:p w14:paraId="47CCB4F8" w14:textId="0DA371CF" w:rsidR="0016398B" w:rsidRPr="00AD7B90" w:rsidRDefault="0016398B" w:rsidP="00AD7B90">
            <w:pPr>
              <w:jc w:val="both"/>
              <w:rPr>
                <w:rFonts w:ascii="Arial" w:hAnsi="Arial" w:cs="Arial"/>
                <w:bCs/>
                <w:lang w:val="pt-BR"/>
              </w:rPr>
            </w:pPr>
            <w:r w:rsidRPr="00AD7B90">
              <w:rPr>
                <w:rFonts w:ascii="Arial" w:hAnsi="Arial" w:cs="Arial"/>
                <w:bCs/>
                <w:lang w:val="pt-BR"/>
              </w:rPr>
              <w:t>Python</w:t>
            </w:r>
          </w:p>
        </w:tc>
      </w:tr>
      <w:tr w:rsidR="0016398B" w:rsidRPr="00AD7B90" w14:paraId="5BE1604D" w14:textId="77777777" w:rsidTr="00CD1CD4">
        <w:tc>
          <w:tcPr>
            <w:tcW w:w="6629" w:type="dxa"/>
          </w:tcPr>
          <w:p w14:paraId="74D1F04D" w14:textId="1A759E04" w:rsidR="0016398B" w:rsidRPr="00AD7B90" w:rsidRDefault="0016398B" w:rsidP="0016398B">
            <w:pPr>
              <w:jc w:val="both"/>
              <w:rPr>
                <w:rFonts w:ascii="Arial" w:hAnsi="Arial" w:cs="Arial"/>
                <w:color w:val="000000" w:themeColor="text1"/>
                <w:lang w:val="pt-BR"/>
              </w:rPr>
            </w:pPr>
            <w:r>
              <w:rPr>
                <w:rFonts w:ascii="Arial" w:hAnsi="Arial" w:cs="Arial"/>
                <w:color w:val="000000" w:themeColor="text1"/>
                <w:lang w:val="pt-BR"/>
              </w:rPr>
              <w:t>12-P</w:t>
            </w:r>
            <w:r w:rsidRPr="0016398B">
              <w:rPr>
                <w:rFonts w:ascii="Arial" w:hAnsi="Arial" w:cs="Arial"/>
                <w:color w:val="000000" w:themeColor="text1"/>
                <w:lang w:val="pt-BR"/>
              </w:rPr>
              <w:t>esquisa unitária de produtos</w:t>
            </w:r>
          </w:p>
        </w:tc>
        <w:tc>
          <w:tcPr>
            <w:tcW w:w="2835" w:type="dxa"/>
          </w:tcPr>
          <w:p w14:paraId="34FCA8B8" w14:textId="5251C261" w:rsidR="0016398B" w:rsidRPr="00AD7B90" w:rsidRDefault="0016398B" w:rsidP="00AD7B90">
            <w:pPr>
              <w:jc w:val="both"/>
              <w:rPr>
                <w:rFonts w:ascii="Arial" w:hAnsi="Arial" w:cs="Arial"/>
                <w:bCs/>
                <w:lang w:val="pt-BR"/>
              </w:rPr>
            </w:pPr>
            <w:r w:rsidRPr="00AD7B90">
              <w:rPr>
                <w:rFonts w:ascii="Arial" w:hAnsi="Arial" w:cs="Arial"/>
                <w:bCs/>
                <w:lang w:val="pt-BR"/>
              </w:rPr>
              <w:t>Python</w:t>
            </w:r>
          </w:p>
        </w:tc>
      </w:tr>
      <w:tr w:rsidR="0016398B" w:rsidRPr="00AD7B90" w14:paraId="7E243E0D" w14:textId="77777777" w:rsidTr="00CD1CD4">
        <w:tc>
          <w:tcPr>
            <w:tcW w:w="6629" w:type="dxa"/>
          </w:tcPr>
          <w:p w14:paraId="3A65B2DB" w14:textId="69F53BF8" w:rsidR="0016398B" w:rsidRPr="0016398B" w:rsidRDefault="0016398B" w:rsidP="0016398B">
            <w:pPr>
              <w:jc w:val="both"/>
              <w:rPr>
                <w:rFonts w:ascii="Arial" w:hAnsi="Arial" w:cs="Arial"/>
                <w:color w:val="000000" w:themeColor="text1"/>
                <w:lang w:val="pt-BR"/>
              </w:rPr>
            </w:pPr>
            <w:r>
              <w:rPr>
                <w:rFonts w:ascii="Arial" w:hAnsi="Arial" w:cs="Arial"/>
                <w:color w:val="000000" w:themeColor="text1"/>
                <w:lang w:val="pt-BR"/>
              </w:rPr>
              <w:t>13-P</w:t>
            </w:r>
            <w:r w:rsidRPr="0016398B">
              <w:rPr>
                <w:rFonts w:ascii="Arial" w:hAnsi="Arial" w:cs="Arial"/>
                <w:color w:val="000000" w:themeColor="text1"/>
                <w:lang w:val="pt-BR"/>
              </w:rPr>
              <w:t>esquisa total de produtos</w:t>
            </w:r>
          </w:p>
        </w:tc>
        <w:tc>
          <w:tcPr>
            <w:tcW w:w="2835" w:type="dxa"/>
          </w:tcPr>
          <w:p w14:paraId="6A8B540C" w14:textId="259AD536" w:rsidR="0016398B" w:rsidRPr="00AD7B90" w:rsidRDefault="0016398B" w:rsidP="00AD7B90">
            <w:pPr>
              <w:jc w:val="both"/>
              <w:rPr>
                <w:rFonts w:ascii="Arial" w:hAnsi="Arial" w:cs="Arial"/>
                <w:bCs/>
                <w:lang w:val="pt-BR"/>
              </w:rPr>
            </w:pPr>
            <w:r w:rsidRPr="00AD7B90">
              <w:rPr>
                <w:rFonts w:ascii="Arial" w:hAnsi="Arial" w:cs="Arial"/>
                <w:bCs/>
                <w:lang w:val="pt-BR"/>
              </w:rPr>
              <w:t>Python</w:t>
            </w:r>
          </w:p>
        </w:tc>
      </w:tr>
      <w:tr w:rsidR="0016398B" w:rsidRPr="00AD7B90" w14:paraId="525DF714" w14:textId="77777777" w:rsidTr="00CD1CD4">
        <w:tc>
          <w:tcPr>
            <w:tcW w:w="6629" w:type="dxa"/>
          </w:tcPr>
          <w:p w14:paraId="5F3F5786" w14:textId="3179CC5A" w:rsidR="0016398B" w:rsidRPr="0016398B" w:rsidRDefault="0016398B" w:rsidP="0016398B">
            <w:pPr>
              <w:jc w:val="both"/>
              <w:rPr>
                <w:rFonts w:ascii="Arial" w:hAnsi="Arial" w:cs="Arial"/>
                <w:color w:val="000000" w:themeColor="text1"/>
                <w:lang w:val="pt-BR"/>
              </w:rPr>
            </w:pPr>
            <w:r>
              <w:rPr>
                <w:rFonts w:ascii="Arial" w:hAnsi="Arial" w:cs="Arial"/>
                <w:color w:val="000000" w:themeColor="text1"/>
                <w:lang w:val="pt-BR"/>
              </w:rPr>
              <w:t>14-D</w:t>
            </w:r>
            <w:r w:rsidRPr="0016398B">
              <w:rPr>
                <w:rFonts w:ascii="Arial" w:hAnsi="Arial" w:cs="Arial"/>
                <w:color w:val="000000" w:themeColor="text1"/>
                <w:lang w:val="pt-BR"/>
              </w:rPr>
              <w:t>ata de validade</w:t>
            </w:r>
            <w:r>
              <w:rPr>
                <w:rFonts w:ascii="Arial" w:hAnsi="Arial" w:cs="Arial"/>
                <w:color w:val="000000" w:themeColor="text1"/>
                <w:lang w:val="pt-BR"/>
              </w:rPr>
              <w:t xml:space="preserve"> dos produtos</w:t>
            </w:r>
            <w:r w:rsidRPr="0016398B">
              <w:rPr>
                <w:rFonts w:ascii="Arial" w:hAnsi="Arial" w:cs="Arial"/>
                <w:color w:val="000000" w:themeColor="text1"/>
                <w:lang w:val="pt-BR"/>
              </w:rPr>
              <w:t xml:space="preserve"> que vence</w:t>
            </w:r>
            <w:r>
              <w:rPr>
                <w:rFonts w:ascii="Arial" w:hAnsi="Arial" w:cs="Arial"/>
                <w:color w:val="000000" w:themeColor="text1"/>
                <w:lang w:val="pt-BR"/>
              </w:rPr>
              <w:t>m</w:t>
            </w:r>
            <w:r w:rsidRPr="0016398B">
              <w:rPr>
                <w:rFonts w:ascii="Arial" w:hAnsi="Arial" w:cs="Arial"/>
                <w:color w:val="000000" w:themeColor="text1"/>
                <w:lang w:val="pt-BR"/>
              </w:rPr>
              <w:t xml:space="preserve"> em </w:t>
            </w:r>
            <w:proofErr w:type="gramStart"/>
            <w:r w:rsidRPr="0016398B">
              <w:rPr>
                <w:rFonts w:ascii="Arial" w:hAnsi="Arial" w:cs="Arial"/>
                <w:color w:val="000000" w:themeColor="text1"/>
                <w:lang w:val="pt-BR"/>
              </w:rPr>
              <w:t>1</w:t>
            </w:r>
            <w:proofErr w:type="gramEnd"/>
            <w:r w:rsidRPr="0016398B">
              <w:rPr>
                <w:rFonts w:ascii="Arial" w:hAnsi="Arial" w:cs="Arial"/>
                <w:color w:val="000000" w:themeColor="text1"/>
                <w:lang w:val="pt-BR"/>
              </w:rPr>
              <w:t xml:space="preserve"> mês</w:t>
            </w:r>
            <w:r>
              <w:rPr>
                <w:rFonts w:ascii="Arial" w:hAnsi="Arial" w:cs="Arial"/>
                <w:color w:val="000000" w:themeColor="text1"/>
                <w:lang w:val="pt-BR"/>
              </w:rPr>
              <w:t xml:space="preserve"> </w:t>
            </w:r>
          </w:p>
        </w:tc>
        <w:tc>
          <w:tcPr>
            <w:tcW w:w="2835" w:type="dxa"/>
          </w:tcPr>
          <w:p w14:paraId="1C0DA41F" w14:textId="3FF24784" w:rsidR="0016398B" w:rsidRPr="00AD7B90" w:rsidRDefault="0016398B" w:rsidP="00AD7B90">
            <w:pPr>
              <w:jc w:val="both"/>
              <w:rPr>
                <w:rFonts w:ascii="Arial" w:hAnsi="Arial" w:cs="Arial"/>
                <w:bCs/>
                <w:lang w:val="pt-BR"/>
              </w:rPr>
            </w:pPr>
            <w:r w:rsidRPr="00AD7B90">
              <w:rPr>
                <w:rFonts w:ascii="Arial" w:hAnsi="Arial" w:cs="Arial"/>
                <w:bCs/>
                <w:lang w:val="pt-BR"/>
              </w:rPr>
              <w:t>Python</w:t>
            </w:r>
          </w:p>
        </w:tc>
      </w:tr>
      <w:tr w:rsidR="0016398B" w:rsidRPr="00AD7B90" w14:paraId="531CDD04" w14:textId="77777777" w:rsidTr="00CD1CD4">
        <w:tc>
          <w:tcPr>
            <w:tcW w:w="6629" w:type="dxa"/>
          </w:tcPr>
          <w:p w14:paraId="160B425F" w14:textId="5304A47A" w:rsidR="0016398B" w:rsidRPr="0016398B" w:rsidRDefault="0016398B" w:rsidP="0016398B">
            <w:pPr>
              <w:jc w:val="both"/>
              <w:rPr>
                <w:rFonts w:ascii="Arial" w:hAnsi="Arial" w:cs="Arial"/>
                <w:color w:val="000000" w:themeColor="text1"/>
                <w:lang w:val="pt-BR"/>
              </w:rPr>
            </w:pPr>
            <w:r>
              <w:rPr>
                <w:rFonts w:ascii="Arial" w:hAnsi="Arial" w:cs="Arial"/>
                <w:color w:val="000000" w:themeColor="text1"/>
                <w:lang w:val="pt-BR"/>
              </w:rPr>
              <w:t>15-I</w:t>
            </w:r>
            <w:r w:rsidRPr="0016398B">
              <w:rPr>
                <w:rFonts w:ascii="Arial" w:hAnsi="Arial" w:cs="Arial"/>
                <w:color w:val="000000" w:themeColor="text1"/>
                <w:lang w:val="pt-BR"/>
              </w:rPr>
              <w:t>ndicadores de poucos produtos no estoque (20 ou menos)</w:t>
            </w:r>
          </w:p>
        </w:tc>
        <w:tc>
          <w:tcPr>
            <w:tcW w:w="2835" w:type="dxa"/>
          </w:tcPr>
          <w:p w14:paraId="48FDFE98" w14:textId="4CAE770F" w:rsidR="0016398B" w:rsidRPr="00AD7B90" w:rsidRDefault="0016398B" w:rsidP="00AD7B90">
            <w:pPr>
              <w:jc w:val="both"/>
              <w:rPr>
                <w:rFonts w:ascii="Arial" w:hAnsi="Arial" w:cs="Arial"/>
                <w:bCs/>
                <w:lang w:val="pt-BR"/>
              </w:rPr>
            </w:pPr>
            <w:r w:rsidRPr="00AD7B90">
              <w:rPr>
                <w:rFonts w:ascii="Arial" w:hAnsi="Arial" w:cs="Arial"/>
                <w:bCs/>
                <w:lang w:val="pt-BR"/>
              </w:rPr>
              <w:t>Python</w:t>
            </w:r>
          </w:p>
        </w:tc>
      </w:tr>
      <w:tr w:rsidR="00AD7B90" w:rsidRPr="00AD7B90" w14:paraId="3B3C305B" w14:textId="77777777" w:rsidTr="00CD1CD4">
        <w:tc>
          <w:tcPr>
            <w:tcW w:w="6629" w:type="dxa"/>
          </w:tcPr>
          <w:p w14:paraId="5659BAF8" w14:textId="0D12C9F7" w:rsidR="00AD7B90" w:rsidRPr="00AD7B90" w:rsidRDefault="0016398B" w:rsidP="0016398B">
            <w:pPr>
              <w:jc w:val="both"/>
              <w:rPr>
                <w:rFonts w:ascii="Arial" w:hAnsi="Arial" w:cs="Arial"/>
                <w:color w:val="000000" w:themeColor="text1"/>
                <w:lang w:val="pt-BR"/>
              </w:rPr>
            </w:pPr>
            <w:r>
              <w:rPr>
                <w:rFonts w:ascii="Arial" w:hAnsi="Arial" w:cs="Arial"/>
                <w:color w:val="000000" w:themeColor="text1"/>
                <w:lang w:val="pt-BR"/>
              </w:rPr>
              <w:t>16-V</w:t>
            </w:r>
            <w:r w:rsidRPr="0016398B">
              <w:rPr>
                <w:rFonts w:ascii="Arial" w:hAnsi="Arial" w:cs="Arial"/>
                <w:color w:val="000000" w:themeColor="text1"/>
                <w:lang w:val="pt-BR"/>
              </w:rPr>
              <w:t>alores dos produtos ao exibir esses dois últimos requisitos</w:t>
            </w:r>
          </w:p>
        </w:tc>
        <w:tc>
          <w:tcPr>
            <w:tcW w:w="2835" w:type="dxa"/>
          </w:tcPr>
          <w:p w14:paraId="4B66A106" w14:textId="5C1A47B3" w:rsidR="00AD7B90" w:rsidRPr="00AD7B90" w:rsidRDefault="0016398B" w:rsidP="00AD7B90">
            <w:pPr>
              <w:jc w:val="both"/>
              <w:rPr>
                <w:rFonts w:ascii="Arial" w:hAnsi="Arial" w:cs="Arial"/>
                <w:bCs/>
                <w:lang w:val="pt-BR"/>
              </w:rPr>
            </w:pPr>
            <w:r w:rsidRPr="00AD7B90">
              <w:rPr>
                <w:rFonts w:ascii="Arial" w:hAnsi="Arial" w:cs="Arial"/>
                <w:bCs/>
                <w:lang w:val="pt-BR"/>
              </w:rPr>
              <w:t>Python</w:t>
            </w:r>
          </w:p>
        </w:tc>
      </w:tr>
      <w:tr w:rsidR="0016398B" w:rsidRPr="00AD7B90" w14:paraId="6C590DE9" w14:textId="77777777" w:rsidTr="00CD1CD4">
        <w:tc>
          <w:tcPr>
            <w:tcW w:w="6629" w:type="dxa"/>
          </w:tcPr>
          <w:p w14:paraId="575313F5" w14:textId="3CEB4DD8" w:rsidR="0016398B" w:rsidRPr="00AD7B90" w:rsidRDefault="0016398B" w:rsidP="00AD7B90">
            <w:pPr>
              <w:jc w:val="both"/>
              <w:rPr>
                <w:rFonts w:ascii="Arial" w:hAnsi="Arial" w:cs="Arial"/>
                <w:color w:val="000000" w:themeColor="text1"/>
                <w:lang w:val="pt-BR"/>
              </w:rPr>
            </w:pPr>
            <w:r>
              <w:rPr>
                <w:rFonts w:ascii="Arial" w:hAnsi="Arial" w:cs="Arial"/>
                <w:color w:val="000000" w:themeColor="text1"/>
                <w:lang w:val="pt-BR"/>
              </w:rPr>
              <w:t>17</w:t>
            </w:r>
            <w:r w:rsidRPr="00AD7B90">
              <w:rPr>
                <w:rFonts w:ascii="Arial" w:hAnsi="Arial" w:cs="Arial"/>
                <w:color w:val="000000" w:themeColor="text1"/>
                <w:lang w:val="pt-BR"/>
              </w:rPr>
              <w:t>-Gerar relatório de estoque atual</w:t>
            </w:r>
          </w:p>
        </w:tc>
        <w:tc>
          <w:tcPr>
            <w:tcW w:w="2835" w:type="dxa"/>
          </w:tcPr>
          <w:p w14:paraId="293188C7" w14:textId="3C98235E" w:rsidR="0016398B" w:rsidRPr="00AD7B90" w:rsidRDefault="0016398B" w:rsidP="00AD7B90">
            <w:pPr>
              <w:jc w:val="both"/>
              <w:rPr>
                <w:rFonts w:ascii="Arial" w:hAnsi="Arial" w:cs="Arial"/>
                <w:color w:val="000000" w:themeColor="text1"/>
                <w:lang w:val="pt-BR"/>
              </w:rPr>
            </w:pPr>
            <w:r w:rsidRPr="00AD7B90">
              <w:rPr>
                <w:rFonts w:ascii="Arial" w:hAnsi="Arial" w:cs="Arial"/>
                <w:color w:val="000000" w:themeColor="text1"/>
                <w:lang w:val="pt-BR"/>
              </w:rPr>
              <w:t>POWER BI</w:t>
            </w:r>
          </w:p>
        </w:tc>
      </w:tr>
    </w:tbl>
    <w:p w14:paraId="7C7C2CC6" w14:textId="530B541B" w:rsidR="002B2DEE" w:rsidRPr="00AD7B90" w:rsidRDefault="002B2DEE" w:rsidP="00AD7B90">
      <w:pPr>
        <w:spacing w:line="360" w:lineRule="auto"/>
        <w:ind w:left="2880"/>
        <w:jc w:val="both"/>
        <w:rPr>
          <w:rFonts w:ascii="Arial" w:hAnsi="Arial" w:cs="Arial"/>
          <w:b/>
          <w:color w:val="70AD47" w:themeColor="accent6"/>
          <w:lang w:val="pt-BR"/>
        </w:rPr>
      </w:pPr>
    </w:p>
    <w:p w14:paraId="22F35E33" w14:textId="08F94675" w:rsidR="005B041B" w:rsidRPr="00AD7B90" w:rsidRDefault="72F905C2" w:rsidP="00AD7B90">
      <w:pPr>
        <w:pStyle w:val="Ttulo1"/>
        <w:jc w:val="both"/>
        <w:rPr>
          <w:rFonts w:cs="Arial"/>
          <w:sz w:val="20"/>
          <w:szCs w:val="20"/>
          <w:lang w:val="pt-BR"/>
        </w:rPr>
      </w:pPr>
      <w:bookmarkStart w:id="43" w:name="_Toc64929748"/>
      <w:r w:rsidRPr="00AD7B90">
        <w:rPr>
          <w:rFonts w:cs="Arial"/>
          <w:sz w:val="20"/>
          <w:szCs w:val="20"/>
          <w:lang w:val="pt-BR"/>
        </w:rPr>
        <w:lastRenderedPageBreak/>
        <w:t>Modelagem do Processo de Negócio</w:t>
      </w:r>
      <w:bookmarkEnd w:id="43"/>
    </w:p>
    <w:p w14:paraId="5B8F6BAD" w14:textId="31A0A3ED" w:rsidR="2C945821" w:rsidRDefault="2C945821" w:rsidP="00AD7B90">
      <w:pPr>
        <w:pStyle w:val="Corpodetexto"/>
        <w:spacing w:line="360" w:lineRule="auto"/>
        <w:jc w:val="both"/>
        <w:rPr>
          <w:rFonts w:ascii="Arial" w:hAnsi="Arial" w:cs="Arial"/>
        </w:rPr>
      </w:pPr>
      <w:r w:rsidRPr="00AD7B90">
        <w:rPr>
          <w:rFonts w:ascii="Arial" w:hAnsi="Arial" w:cs="Arial"/>
          <w:noProof/>
          <w:lang w:val="pt-BR" w:eastAsia="pt-BR"/>
        </w:rPr>
        <w:drawing>
          <wp:inline distT="0" distB="0" distL="0" distR="0" wp14:anchorId="0461183E" wp14:editId="1B2303CA">
            <wp:extent cx="4571999" cy="3028950"/>
            <wp:effectExtent l="0" t="0" r="635" b="0"/>
            <wp:docPr id="268597666" name="Picture 26859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597666"/>
                    <pic:cNvPicPr/>
                  </pic:nvPicPr>
                  <pic:blipFill>
                    <a:blip r:embed="rId14">
                      <a:extLst>
                        <a:ext uri="{28A0092B-C50C-407E-A947-70E740481C1C}">
                          <a14:useLocalDpi xmlns:a14="http://schemas.microsoft.com/office/drawing/2010/main" val="0"/>
                        </a:ext>
                      </a:extLst>
                    </a:blip>
                    <a:stretch>
                      <a:fillRect/>
                    </a:stretch>
                  </pic:blipFill>
                  <pic:spPr>
                    <a:xfrm>
                      <a:off x="0" y="0"/>
                      <a:ext cx="4571999" cy="3028950"/>
                    </a:xfrm>
                    <a:prstGeom prst="rect">
                      <a:avLst/>
                    </a:prstGeom>
                  </pic:spPr>
                </pic:pic>
              </a:graphicData>
            </a:graphic>
          </wp:inline>
        </w:drawing>
      </w:r>
    </w:p>
    <w:p w14:paraId="209D5064" w14:textId="5A6D34C6" w:rsidR="00AD7B90" w:rsidRPr="00AD7B90" w:rsidRDefault="00AD7B90" w:rsidP="00AD7B90">
      <w:pPr>
        <w:spacing w:line="360" w:lineRule="auto"/>
        <w:jc w:val="both"/>
        <w:rPr>
          <w:rFonts w:ascii="Arial" w:hAnsi="Arial" w:cs="Arial"/>
          <w:lang w:val="pt-BR"/>
        </w:rPr>
      </w:pPr>
      <w:r w:rsidRPr="00AD7B90">
        <w:rPr>
          <w:rFonts w:ascii="Arial" w:hAnsi="Arial" w:cs="Arial"/>
          <w:i/>
          <w:iCs/>
          <w:color w:val="445369"/>
          <w:lang w:val="pt-BR"/>
        </w:rPr>
        <w:t xml:space="preserve">Figura </w:t>
      </w:r>
      <w:r>
        <w:rPr>
          <w:rFonts w:ascii="Arial" w:hAnsi="Arial" w:cs="Arial"/>
          <w:i/>
          <w:iCs/>
          <w:color w:val="445369"/>
          <w:lang w:val="pt-BR"/>
        </w:rPr>
        <w:t xml:space="preserve">2- Modelagem do processo de negócio após </w:t>
      </w:r>
      <w:proofErr w:type="gramStart"/>
      <w:r>
        <w:rPr>
          <w:rFonts w:ascii="Arial" w:hAnsi="Arial" w:cs="Arial"/>
          <w:i/>
          <w:iCs/>
          <w:color w:val="445369"/>
          <w:lang w:val="pt-BR"/>
        </w:rPr>
        <w:t>implementação</w:t>
      </w:r>
      <w:proofErr w:type="gramEnd"/>
      <w:r>
        <w:rPr>
          <w:rFonts w:ascii="Arial" w:hAnsi="Arial" w:cs="Arial"/>
          <w:i/>
          <w:iCs/>
          <w:color w:val="445369"/>
          <w:lang w:val="pt-BR"/>
        </w:rPr>
        <w:t xml:space="preserve"> do sistema.</w:t>
      </w:r>
    </w:p>
    <w:p w14:paraId="58DED903" w14:textId="77777777" w:rsidR="003C0877" w:rsidRPr="00AD7B90" w:rsidRDefault="1DBEDA32" w:rsidP="00AD7B90">
      <w:pPr>
        <w:pStyle w:val="Ttulo1"/>
        <w:jc w:val="both"/>
        <w:rPr>
          <w:rFonts w:cs="Arial"/>
          <w:sz w:val="20"/>
          <w:szCs w:val="20"/>
          <w:lang w:val="pt-BR"/>
        </w:rPr>
      </w:pPr>
      <w:bookmarkStart w:id="44" w:name="_Toc64929749"/>
      <w:r w:rsidRPr="00AD7B90">
        <w:rPr>
          <w:rFonts w:cs="Arial"/>
          <w:sz w:val="20"/>
          <w:szCs w:val="20"/>
          <w:lang w:val="pt-BR"/>
        </w:rPr>
        <w:t>Modelo</w:t>
      </w:r>
      <w:r w:rsidR="2C669867" w:rsidRPr="00AD7B90">
        <w:rPr>
          <w:rFonts w:cs="Arial"/>
          <w:sz w:val="20"/>
          <w:szCs w:val="20"/>
          <w:lang w:val="pt-BR"/>
        </w:rPr>
        <w:t xml:space="preserve"> Entidade Relacionamento</w:t>
      </w:r>
      <w:bookmarkEnd w:id="44"/>
    </w:p>
    <w:p w14:paraId="6D71906F" w14:textId="5E7AB9AA" w:rsidR="005B041B" w:rsidRDefault="00424654" w:rsidP="00AD7B90">
      <w:pPr>
        <w:pStyle w:val="Ttulo1"/>
        <w:numPr>
          <w:ilvl w:val="0"/>
          <w:numId w:val="0"/>
        </w:numPr>
        <w:jc w:val="both"/>
        <w:rPr>
          <w:rFonts w:cs="Arial"/>
          <w:sz w:val="20"/>
          <w:szCs w:val="20"/>
          <w:lang w:val="pt-BR"/>
        </w:rPr>
      </w:pPr>
      <w:r w:rsidRPr="00AD7B90">
        <w:rPr>
          <w:rFonts w:cs="Arial"/>
          <w:noProof/>
          <w:sz w:val="20"/>
          <w:szCs w:val="20"/>
          <w:lang w:val="pt-BR" w:eastAsia="pt-BR"/>
        </w:rPr>
        <w:drawing>
          <wp:inline distT="0" distB="0" distL="0" distR="0" wp14:anchorId="2531AA17" wp14:editId="791D2F02">
            <wp:extent cx="5991600" cy="3514725"/>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2615" t="20339" r="9011" b="15494"/>
                    <a:stretch/>
                  </pic:blipFill>
                  <pic:spPr bwMode="auto">
                    <a:xfrm>
                      <a:off x="0" y="0"/>
                      <a:ext cx="5992318" cy="3515146"/>
                    </a:xfrm>
                    <a:prstGeom prst="rect">
                      <a:avLst/>
                    </a:prstGeom>
                    <a:ln>
                      <a:noFill/>
                    </a:ln>
                    <a:extLst>
                      <a:ext uri="{53640926-AAD7-44D8-BBD7-CCE9431645EC}">
                        <a14:shadowObscured xmlns:a14="http://schemas.microsoft.com/office/drawing/2010/main"/>
                      </a:ext>
                    </a:extLst>
                  </pic:spPr>
                </pic:pic>
              </a:graphicData>
            </a:graphic>
          </wp:inline>
        </w:drawing>
      </w:r>
    </w:p>
    <w:p w14:paraId="577A7237" w14:textId="3E5585C7" w:rsidR="00AD7B90" w:rsidRPr="00AD7B90" w:rsidRDefault="00AD7B90" w:rsidP="00AD7B90">
      <w:pPr>
        <w:spacing w:line="360" w:lineRule="auto"/>
        <w:jc w:val="both"/>
        <w:rPr>
          <w:rFonts w:ascii="Arial" w:hAnsi="Arial" w:cs="Arial"/>
          <w:lang w:val="pt-BR"/>
        </w:rPr>
      </w:pPr>
      <w:r w:rsidRPr="00AD7B90">
        <w:rPr>
          <w:rFonts w:ascii="Arial" w:hAnsi="Arial" w:cs="Arial"/>
          <w:i/>
          <w:iCs/>
          <w:color w:val="445369"/>
          <w:lang w:val="pt-BR"/>
        </w:rPr>
        <w:t xml:space="preserve">Figura </w:t>
      </w:r>
      <w:r>
        <w:rPr>
          <w:rFonts w:ascii="Arial" w:hAnsi="Arial" w:cs="Arial"/>
          <w:i/>
          <w:iCs/>
          <w:color w:val="445369"/>
          <w:lang w:val="pt-BR"/>
        </w:rPr>
        <w:t>3-</w:t>
      </w:r>
      <w:r w:rsidR="00F20078">
        <w:rPr>
          <w:rFonts w:ascii="Arial" w:hAnsi="Arial" w:cs="Arial"/>
          <w:i/>
          <w:iCs/>
          <w:color w:val="445369"/>
          <w:lang w:val="pt-BR"/>
        </w:rPr>
        <w:t xml:space="preserve"> Modelo Entidade Relacionamento </w:t>
      </w:r>
      <w:r>
        <w:rPr>
          <w:rFonts w:ascii="Arial" w:hAnsi="Arial" w:cs="Arial"/>
          <w:i/>
          <w:iCs/>
          <w:color w:val="445369"/>
          <w:lang w:val="pt-BR"/>
        </w:rPr>
        <w:t>(</w:t>
      </w:r>
      <w:proofErr w:type="gramStart"/>
      <w:r>
        <w:rPr>
          <w:rFonts w:ascii="Arial" w:hAnsi="Arial" w:cs="Arial"/>
          <w:i/>
          <w:iCs/>
          <w:color w:val="445369"/>
          <w:lang w:val="pt-BR"/>
        </w:rPr>
        <w:t>brModelo</w:t>
      </w:r>
      <w:proofErr w:type="gramEnd"/>
      <w:r>
        <w:rPr>
          <w:rFonts w:ascii="Arial" w:hAnsi="Arial" w:cs="Arial"/>
          <w:i/>
          <w:iCs/>
          <w:color w:val="445369"/>
          <w:lang w:val="pt-BR"/>
        </w:rPr>
        <w:t>)</w:t>
      </w:r>
    </w:p>
    <w:p w14:paraId="374B1BE8" w14:textId="77777777" w:rsidR="00AD7B90" w:rsidRPr="00AD7B90" w:rsidRDefault="00AD7B90" w:rsidP="00AD7B90">
      <w:pPr>
        <w:rPr>
          <w:lang w:val="pt-BR"/>
        </w:rPr>
      </w:pPr>
    </w:p>
    <w:p w14:paraId="1822FBCA" w14:textId="77777777" w:rsidR="00424654" w:rsidRPr="00AD7B90" w:rsidRDefault="00424654" w:rsidP="00AD7B90">
      <w:pPr>
        <w:jc w:val="both"/>
        <w:rPr>
          <w:rFonts w:ascii="Arial" w:hAnsi="Arial" w:cs="Arial"/>
          <w:lang w:val="pt-BR"/>
        </w:rPr>
      </w:pPr>
    </w:p>
    <w:p w14:paraId="112239E9" w14:textId="77777777" w:rsidR="00424654" w:rsidRPr="00AD7B90" w:rsidRDefault="00424654" w:rsidP="00AD7B90">
      <w:pPr>
        <w:jc w:val="both"/>
        <w:rPr>
          <w:rFonts w:ascii="Arial" w:hAnsi="Arial" w:cs="Arial"/>
          <w:lang w:val="pt-BR"/>
        </w:rPr>
      </w:pPr>
    </w:p>
    <w:p w14:paraId="69145973" w14:textId="77777777" w:rsidR="00424654" w:rsidRPr="00AD7B90" w:rsidRDefault="00424654" w:rsidP="00AD7B90">
      <w:pPr>
        <w:jc w:val="both"/>
        <w:rPr>
          <w:rFonts w:ascii="Arial" w:hAnsi="Arial" w:cs="Arial"/>
          <w:lang w:val="pt-BR"/>
        </w:rPr>
      </w:pPr>
    </w:p>
    <w:p w14:paraId="4CB88301" w14:textId="77777777" w:rsidR="00424654" w:rsidRPr="00AD7B90" w:rsidRDefault="00424654" w:rsidP="00AD7B90">
      <w:pPr>
        <w:jc w:val="both"/>
        <w:rPr>
          <w:rFonts w:ascii="Arial" w:hAnsi="Arial" w:cs="Arial"/>
          <w:lang w:val="pt-BR"/>
        </w:rPr>
      </w:pPr>
    </w:p>
    <w:p w14:paraId="6D7E7B1B" w14:textId="16583035" w:rsidR="00424654" w:rsidRPr="00F20078" w:rsidRDefault="2C669867" w:rsidP="00AD7B90">
      <w:pPr>
        <w:pStyle w:val="Ttulo1"/>
        <w:jc w:val="both"/>
        <w:rPr>
          <w:rFonts w:cs="Arial"/>
          <w:sz w:val="20"/>
          <w:szCs w:val="20"/>
          <w:lang w:val="pt-BR"/>
        </w:rPr>
      </w:pPr>
      <w:bookmarkStart w:id="45" w:name="_Toc64929750"/>
      <w:r w:rsidRPr="00F20078">
        <w:rPr>
          <w:rFonts w:cs="Arial"/>
          <w:sz w:val="20"/>
          <w:szCs w:val="20"/>
          <w:lang w:val="pt-BR"/>
        </w:rPr>
        <w:t>Modelo Lógico</w:t>
      </w:r>
      <w:bookmarkEnd w:id="45"/>
      <w:r w:rsidR="00424654" w:rsidRPr="00F20078">
        <w:rPr>
          <w:rFonts w:cs="Arial"/>
          <w:sz w:val="20"/>
          <w:szCs w:val="20"/>
          <w:lang w:val="pt-BR"/>
        </w:rPr>
        <w:t xml:space="preserve"> - Esquema de relações</w:t>
      </w:r>
    </w:p>
    <w:p w14:paraId="3FDCF709" w14:textId="77777777" w:rsidR="0081052C" w:rsidRPr="00F20078" w:rsidRDefault="0081052C" w:rsidP="00AD7B90">
      <w:pPr>
        <w:jc w:val="both"/>
        <w:rPr>
          <w:rFonts w:ascii="Arial" w:hAnsi="Arial" w:cs="Arial"/>
        </w:rPr>
      </w:pPr>
      <w:bookmarkStart w:id="46" w:name="_Toc64929751"/>
    </w:p>
    <w:p w14:paraId="1AFDE8F1" w14:textId="77777777" w:rsidR="0081052C" w:rsidRPr="00F20078" w:rsidRDefault="0081052C" w:rsidP="00AD7B90">
      <w:pPr>
        <w:jc w:val="both"/>
        <w:rPr>
          <w:rFonts w:ascii="Arial" w:hAnsi="Arial" w:cs="Arial"/>
          <w:i/>
          <w:lang w:val="pt-BR"/>
        </w:rPr>
      </w:pPr>
      <w:proofErr w:type="gramStart"/>
      <w:r w:rsidRPr="00F20078">
        <w:rPr>
          <w:rFonts w:ascii="Arial" w:hAnsi="Arial" w:cs="Arial"/>
          <w:b/>
          <w:lang w:val="pt-BR"/>
        </w:rPr>
        <w:t>categoria</w:t>
      </w:r>
      <w:proofErr w:type="gramEnd"/>
      <w:r w:rsidRPr="00F20078">
        <w:rPr>
          <w:rFonts w:ascii="Arial" w:hAnsi="Arial" w:cs="Arial"/>
          <w:b/>
          <w:lang w:val="pt-BR"/>
        </w:rPr>
        <w:t xml:space="preserve"> </w:t>
      </w:r>
      <w:r w:rsidRPr="00F20078">
        <w:rPr>
          <w:rFonts w:ascii="Arial" w:hAnsi="Arial" w:cs="Arial"/>
          <w:lang w:val="pt-BR"/>
        </w:rPr>
        <w:t>(cod_catg</w:t>
      </w:r>
      <w:r w:rsidRPr="00F20078">
        <w:rPr>
          <w:rFonts w:ascii="Arial" w:hAnsi="Arial" w:cs="Arial"/>
          <w:vertAlign w:val="superscript"/>
          <w:lang w:val="pt-BR"/>
        </w:rPr>
        <w:t>(PK)</w:t>
      </w:r>
      <w:r w:rsidRPr="00F20078">
        <w:rPr>
          <w:rFonts w:ascii="Arial" w:hAnsi="Arial" w:cs="Arial"/>
          <w:lang w:val="pt-BR"/>
        </w:rPr>
        <w:t>, categoria, cod_prod</w:t>
      </w:r>
      <w:r w:rsidRPr="00F20078">
        <w:rPr>
          <w:rFonts w:ascii="Arial" w:hAnsi="Arial" w:cs="Arial"/>
          <w:vertAlign w:val="superscript"/>
          <w:lang w:val="pt-BR"/>
        </w:rPr>
        <w:t>(FK)</w:t>
      </w:r>
      <w:r w:rsidRPr="00F20078">
        <w:rPr>
          <w:rFonts w:ascii="Arial" w:hAnsi="Arial" w:cs="Arial"/>
          <w:lang w:val="pt-BR"/>
        </w:rPr>
        <w:t xml:space="preserve">, descr_catg) </w:t>
      </w:r>
      <w:r w:rsidRPr="00F20078">
        <w:rPr>
          <w:rFonts w:ascii="Arial" w:hAnsi="Arial" w:cs="Arial"/>
          <w:i/>
          <w:lang w:val="pt-BR"/>
        </w:rPr>
        <w:t>cod_prod referencia produto</w:t>
      </w:r>
    </w:p>
    <w:p w14:paraId="5C2CF22D" w14:textId="77777777" w:rsidR="0081052C" w:rsidRPr="00F20078" w:rsidRDefault="0081052C" w:rsidP="00AD7B90">
      <w:pPr>
        <w:jc w:val="both"/>
        <w:rPr>
          <w:rFonts w:ascii="Arial" w:hAnsi="Arial" w:cs="Arial"/>
          <w:lang w:val="pt-BR"/>
        </w:rPr>
      </w:pPr>
    </w:p>
    <w:p w14:paraId="19DE22C5" w14:textId="77777777" w:rsidR="0081052C" w:rsidRPr="00F20078" w:rsidRDefault="0081052C" w:rsidP="00AD7B90">
      <w:pPr>
        <w:jc w:val="both"/>
        <w:rPr>
          <w:rFonts w:ascii="Arial" w:hAnsi="Arial" w:cs="Arial"/>
          <w:i/>
          <w:lang w:val="pt-BR"/>
        </w:rPr>
      </w:pPr>
      <w:proofErr w:type="gramStart"/>
      <w:r w:rsidRPr="00F20078">
        <w:rPr>
          <w:rFonts w:ascii="Arial" w:hAnsi="Arial" w:cs="Arial"/>
          <w:b/>
          <w:lang w:val="pt-BR"/>
        </w:rPr>
        <w:t>produto</w:t>
      </w:r>
      <w:proofErr w:type="gramEnd"/>
      <w:r w:rsidRPr="00F20078">
        <w:rPr>
          <w:rFonts w:ascii="Arial" w:hAnsi="Arial" w:cs="Arial"/>
          <w:b/>
          <w:lang w:val="pt-BR"/>
        </w:rPr>
        <w:t xml:space="preserve"> </w:t>
      </w:r>
      <w:r w:rsidRPr="00F20078">
        <w:rPr>
          <w:rFonts w:ascii="Arial" w:hAnsi="Arial" w:cs="Arial"/>
          <w:lang w:val="pt-BR"/>
        </w:rPr>
        <w:t>(cod_prod</w:t>
      </w:r>
      <w:r w:rsidRPr="00F20078">
        <w:rPr>
          <w:rFonts w:ascii="Arial" w:hAnsi="Arial" w:cs="Arial"/>
          <w:vertAlign w:val="superscript"/>
          <w:lang w:val="pt-BR"/>
        </w:rPr>
        <w:t>(PK)</w:t>
      </w:r>
      <w:r w:rsidRPr="00F20078">
        <w:rPr>
          <w:rFonts w:ascii="Arial" w:hAnsi="Arial" w:cs="Arial"/>
          <w:lang w:val="pt-BR"/>
        </w:rPr>
        <w:t>, prod_nome, prod_descr, cod_catg</w:t>
      </w:r>
      <w:r w:rsidRPr="00F20078">
        <w:rPr>
          <w:rFonts w:ascii="Arial" w:hAnsi="Arial" w:cs="Arial"/>
          <w:vertAlign w:val="superscript"/>
          <w:lang w:val="pt-BR"/>
        </w:rPr>
        <w:t>(FK)</w:t>
      </w:r>
      <w:r w:rsidRPr="00F20078">
        <w:rPr>
          <w:rFonts w:ascii="Arial" w:hAnsi="Arial" w:cs="Arial"/>
          <w:lang w:val="pt-BR"/>
        </w:rPr>
        <w:t>, prod_medida, qtd_medida, estoque_min, estoque_max, prod_marca)</w:t>
      </w:r>
      <w:r w:rsidRPr="00F20078">
        <w:rPr>
          <w:rFonts w:ascii="Arial" w:hAnsi="Arial" w:cs="Arial"/>
          <w:i/>
          <w:lang w:val="pt-BR"/>
        </w:rPr>
        <w:t>cod_catg referencia categoria</w:t>
      </w:r>
    </w:p>
    <w:p w14:paraId="43538CFA" w14:textId="77777777" w:rsidR="0081052C" w:rsidRPr="00F20078" w:rsidRDefault="0081052C" w:rsidP="00AD7B90">
      <w:pPr>
        <w:jc w:val="both"/>
        <w:rPr>
          <w:rFonts w:ascii="Arial" w:hAnsi="Arial" w:cs="Arial"/>
          <w:lang w:val="pt-BR"/>
        </w:rPr>
      </w:pPr>
    </w:p>
    <w:p w14:paraId="79E8A266" w14:textId="77777777" w:rsidR="0081052C" w:rsidRPr="00F20078" w:rsidRDefault="0081052C" w:rsidP="00AD7B90">
      <w:pPr>
        <w:jc w:val="both"/>
        <w:rPr>
          <w:rFonts w:ascii="Arial" w:hAnsi="Arial" w:cs="Arial"/>
        </w:rPr>
      </w:pPr>
      <w:proofErr w:type="gramStart"/>
      <w:r w:rsidRPr="00F20078">
        <w:rPr>
          <w:rFonts w:ascii="Arial" w:hAnsi="Arial" w:cs="Arial"/>
          <w:b/>
        </w:rPr>
        <w:t>fornecedor</w:t>
      </w:r>
      <w:proofErr w:type="gramEnd"/>
      <w:r w:rsidRPr="00F20078">
        <w:rPr>
          <w:rFonts w:ascii="Arial" w:hAnsi="Arial" w:cs="Arial"/>
        </w:rPr>
        <w:t xml:space="preserve"> (cod_forn</w:t>
      </w:r>
      <w:r w:rsidRPr="00F20078">
        <w:rPr>
          <w:rFonts w:ascii="Arial" w:hAnsi="Arial" w:cs="Arial"/>
          <w:vertAlign w:val="superscript"/>
        </w:rPr>
        <w:t>(PK)</w:t>
      </w:r>
      <w:r w:rsidRPr="00F20078">
        <w:rPr>
          <w:rFonts w:ascii="Arial" w:hAnsi="Arial" w:cs="Arial"/>
        </w:rPr>
        <w:t>, forn_tipo, forn_email, forn_fone, forn_end, forn_nome)</w:t>
      </w:r>
    </w:p>
    <w:p w14:paraId="77542A7C" w14:textId="77777777" w:rsidR="0081052C" w:rsidRPr="00F20078" w:rsidRDefault="0081052C" w:rsidP="00AD7B90">
      <w:pPr>
        <w:jc w:val="both"/>
        <w:rPr>
          <w:rFonts w:ascii="Arial" w:hAnsi="Arial" w:cs="Arial"/>
        </w:rPr>
      </w:pPr>
    </w:p>
    <w:p w14:paraId="6CAB2427" w14:textId="77777777" w:rsidR="0081052C" w:rsidRPr="00F20078" w:rsidRDefault="0081052C" w:rsidP="00AD7B90">
      <w:pPr>
        <w:jc w:val="both"/>
        <w:rPr>
          <w:rFonts w:ascii="Arial" w:hAnsi="Arial" w:cs="Arial"/>
          <w:i/>
          <w:lang w:val="pt-BR"/>
        </w:rPr>
      </w:pPr>
      <w:proofErr w:type="gramStart"/>
      <w:r w:rsidRPr="00F20078">
        <w:rPr>
          <w:rFonts w:ascii="Arial" w:hAnsi="Arial" w:cs="Arial"/>
          <w:b/>
          <w:lang w:val="pt-BR"/>
        </w:rPr>
        <w:t>estoque</w:t>
      </w:r>
      <w:proofErr w:type="gramEnd"/>
      <w:r w:rsidRPr="00F20078">
        <w:rPr>
          <w:rFonts w:ascii="Arial" w:hAnsi="Arial" w:cs="Arial"/>
          <w:lang w:val="pt-BR"/>
        </w:rPr>
        <w:t xml:space="preserve"> (id_estoque</w:t>
      </w:r>
      <w:r w:rsidRPr="00F20078">
        <w:rPr>
          <w:rFonts w:ascii="Arial" w:hAnsi="Arial" w:cs="Arial"/>
          <w:vertAlign w:val="superscript"/>
          <w:lang w:val="pt-BR"/>
        </w:rPr>
        <w:t>(PK)</w:t>
      </w:r>
      <w:r w:rsidRPr="00F20078">
        <w:rPr>
          <w:rFonts w:ascii="Arial" w:hAnsi="Arial" w:cs="Arial"/>
          <w:lang w:val="pt-BR"/>
        </w:rPr>
        <w:t>, cod_prod</w:t>
      </w:r>
      <w:r w:rsidRPr="00F20078">
        <w:rPr>
          <w:rFonts w:ascii="Arial" w:hAnsi="Arial" w:cs="Arial"/>
          <w:vertAlign w:val="superscript"/>
          <w:lang w:val="pt-BR"/>
        </w:rPr>
        <w:t>(FK)</w:t>
      </w:r>
      <w:r w:rsidRPr="00F20078">
        <w:rPr>
          <w:rFonts w:ascii="Arial" w:hAnsi="Arial" w:cs="Arial"/>
          <w:lang w:val="pt-BR"/>
        </w:rPr>
        <w:t>, dt_hora_controle, qtd_entrada, qtd_saida, qtd_total, end_estoque, valor_qtd_prod)</w:t>
      </w:r>
      <w:r w:rsidRPr="00F20078">
        <w:rPr>
          <w:rFonts w:ascii="Arial" w:hAnsi="Arial" w:cs="Arial"/>
          <w:i/>
          <w:lang w:val="pt-BR"/>
        </w:rPr>
        <w:t>cod_prod referencia produto</w:t>
      </w:r>
    </w:p>
    <w:p w14:paraId="72EEC4D0" w14:textId="77777777" w:rsidR="0081052C" w:rsidRPr="00F20078" w:rsidRDefault="0081052C" w:rsidP="00AD7B90">
      <w:pPr>
        <w:jc w:val="both"/>
        <w:rPr>
          <w:rFonts w:ascii="Arial" w:hAnsi="Arial" w:cs="Arial"/>
          <w:lang w:val="pt-BR"/>
        </w:rPr>
      </w:pPr>
    </w:p>
    <w:p w14:paraId="7C96EB2B" w14:textId="77777777" w:rsidR="0081052C" w:rsidRPr="00F20078" w:rsidRDefault="0081052C" w:rsidP="00AD7B90">
      <w:pPr>
        <w:jc w:val="both"/>
        <w:rPr>
          <w:rFonts w:ascii="Arial" w:hAnsi="Arial" w:cs="Arial"/>
          <w:i/>
          <w:lang w:val="pt-BR"/>
        </w:rPr>
      </w:pPr>
      <w:r w:rsidRPr="00F20078">
        <w:rPr>
          <w:rFonts w:ascii="Arial" w:hAnsi="Arial" w:cs="Arial"/>
          <w:b/>
          <w:lang w:val="pt-BR"/>
        </w:rPr>
        <w:t>Troca</w:t>
      </w:r>
      <w:r w:rsidRPr="00F20078">
        <w:rPr>
          <w:rFonts w:ascii="Arial" w:hAnsi="Arial" w:cs="Arial"/>
          <w:lang w:val="pt-BR"/>
        </w:rPr>
        <w:t xml:space="preserve"> (id_troca, cod_prod, descr_troca, tipo_troca qtd_prod) </w:t>
      </w:r>
      <w:r w:rsidRPr="00F20078">
        <w:rPr>
          <w:rFonts w:ascii="Arial" w:hAnsi="Arial" w:cs="Arial"/>
          <w:i/>
          <w:lang w:val="pt-BR"/>
        </w:rPr>
        <w:t xml:space="preserve">cod_prod referencia </w:t>
      </w:r>
      <w:proofErr w:type="gramStart"/>
      <w:r w:rsidRPr="00F20078">
        <w:rPr>
          <w:rFonts w:ascii="Arial" w:hAnsi="Arial" w:cs="Arial"/>
          <w:i/>
          <w:lang w:val="pt-BR"/>
        </w:rPr>
        <w:t>produto</w:t>
      </w:r>
      <w:proofErr w:type="gramEnd"/>
    </w:p>
    <w:p w14:paraId="4D0163CF" w14:textId="77777777" w:rsidR="0081052C" w:rsidRPr="00F20078" w:rsidRDefault="0081052C" w:rsidP="00AD7B90">
      <w:pPr>
        <w:jc w:val="both"/>
        <w:rPr>
          <w:rFonts w:ascii="Arial" w:hAnsi="Arial" w:cs="Arial"/>
          <w:lang w:val="pt-BR"/>
        </w:rPr>
      </w:pPr>
    </w:p>
    <w:p w14:paraId="44C8CC54" w14:textId="77777777" w:rsidR="0081052C" w:rsidRPr="00F20078" w:rsidRDefault="0081052C" w:rsidP="00AD7B90">
      <w:pPr>
        <w:jc w:val="both"/>
        <w:rPr>
          <w:rFonts w:ascii="Arial" w:hAnsi="Arial" w:cs="Arial"/>
          <w:lang w:val="pt-BR"/>
        </w:rPr>
      </w:pPr>
      <w:r w:rsidRPr="00F20078">
        <w:rPr>
          <w:rFonts w:ascii="Arial" w:hAnsi="Arial" w:cs="Arial"/>
          <w:b/>
          <w:lang w:val="pt-BR"/>
        </w:rPr>
        <w:t>Descarte</w:t>
      </w:r>
      <w:r w:rsidRPr="00F20078">
        <w:rPr>
          <w:rFonts w:ascii="Arial" w:hAnsi="Arial" w:cs="Arial"/>
          <w:lang w:val="pt-BR"/>
        </w:rPr>
        <w:t xml:space="preserve"> (id_desc, cod_prod, descr_desc, qtd_prod</w:t>
      </w:r>
      <w:proofErr w:type="gramStart"/>
      <w:r w:rsidRPr="00F20078">
        <w:rPr>
          <w:rFonts w:ascii="Arial" w:hAnsi="Arial" w:cs="Arial"/>
          <w:lang w:val="pt-BR"/>
        </w:rPr>
        <w:t>)</w:t>
      </w:r>
      <w:r w:rsidRPr="00F20078">
        <w:rPr>
          <w:rFonts w:ascii="Arial" w:hAnsi="Arial" w:cs="Arial"/>
          <w:i/>
          <w:lang w:val="pt-BR"/>
        </w:rPr>
        <w:t>cod_prod</w:t>
      </w:r>
      <w:proofErr w:type="gramEnd"/>
      <w:r w:rsidRPr="00F20078">
        <w:rPr>
          <w:rFonts w:ascii="Arial" w:hAnsi="Arial" w:cs="Arial"/>
          <w:i/>
          <w:lang w:val="pt-BR"/>
        </w:rPr>
        <w:t xml:space="preserve"> referencia produto</w:t>
      </w:r>
    </w:p>
    <w:p w14:paraId="66538828" w14:textId="77777777" w:rsidR="0081052C" w:rsidRPr="00F20078" w:rsidRDefault="0081052C" w:rsidP="00AD7B90">
      <w:pPr>
        <w:jc w:val="both"/>
        <w:rPr>
          <w:rFonts w:ascii="Arial" w:hAnsi="Arial" w:cs="Arial"/>
          <w:i/>
          <w:lang w:val="pt-BR"/>
        </w:rPr>
      </w:pPr>
      <w:r w:rsidRPr="00F20078">
        <w:rPr>
          <w:rFonts w:ascii="Arial" w:hAnsi="Arial" w:cs="Arial"/>
          <w:b/>
          <w:lang w:val="pt-BR"/>
        </w:rPr>
        <w:t xml:space="preserve">Devolucao </w:t>
      </w:r>
      <w:r w:rsidRPr="00F20078">
        <w:rPr>
          <w:rFonts w:ascii="Arial" w:hAnsi="Arial" w:cs="Arial"/>
          <w:lang w:val="pt-BR"/>
        </w:rPr>
        <w:t>(id_dev, cod_prod, descr_devo</w:t>
      </w:r>
      <w:proofErr w:type="gramStart"/>
      <w:r w:rsidRPr="00F20078">
        <w:rPr>
          <w:rFonts w:ascii="Arial" w:hAnsi="Arial" w:cs="Arial"/>
          <w:lang w:val="pt-BR"/>
        </w:rPr>
        <w:t xml:space="preserve">  </w:t>
      </w:r>
      <w:proofErr w:type="gramEnd"/>
      <w:r w:rsidRPr="00F20078">
        <w:rPr>
          <w:rFonts w:ascii="Arial" w:hAnsi="Arial" w:cs="Arial"/>
          <w:lang w:val="pt-BR"/>
        </w:rPr>
        <w:t>tipo_devo, qtd_prod)</w:t>
      </w:r>
      <w:r w:rsidRPr="00F20078">
        <w:rPr>
          <w:rFonts w:ascii="Arial" w:hAnsi="Arial" w:cs="Arial"/>
          <w:i/>
          <w:lang w:val="pt-BR"/>
        </w:rPr>
        <w:t>cod_prod referencia produto</w:t>
      </w:r>
    </w:p>
    <w:p w14:paraId="495EECF7" w14:textId="77777777" w:rsidR="0081052C" w:rsidRPr="00F20078" w:rsidRDefault="0081052C" w:rsidP="00AD7B90">
      <w:pPr>
        <w:jc w:val="both"/>
        <w:rPr>
          <w:rFonts w:ascii="Arial" w:hAnsi="Arial" w:cs="Arial"/>
          <w:lang w:val="pt-BR"/>
        </w:rPr>
      </w:pPr>
    </w:p>
    <w:p w14:paraId="2D9B57F9" w14:textId="77777777" w:rsidR="0081052C" w:rsidRPr="00F20078" w:rsidRDefault="0081052C" w:rsidP="00AD7B90">
      <w:pPr>
        <w:jc w:val="both"/>
        <w:rPr>
          <w:rFonts w:ascii="Arial" w:hAnsi="Arial" w:cs="Arial"/>
          <w:i/>
          <w:lang w:val="pt-BR"/>
        </w:rPr>
      </w:pPr>
      <w:proofErr w:type="gramStart"/>
      <w:r w:rsidRPr="00F20078">
        <w:rPr>
          <w:rFonts w:ascii="Arial" w:hAnsi="Arial" w:cs="Arial"/>
          <w:b/>
          <w:lang w:val="pt-BR"/>
        </w:rPr>
        <w:t>pedido</w:t>
      </w:r>
      <w:proofErr w:type="gramEnd"/>
      <w:r w:rsidRPr="00F20078">
        <w:rPr>
          <w:rFonts w:ascii="Arial" w:hAnsi="Arial" w:cs="Arial"/>
          <w:lang w:val="pt-BR"/>
        </w:rPr>
        <w:t xml:space="preserve"> (id_pedido</w:t>
      </w:r>
      <w:r w:rsidRPr="00F20078">
        <w:rPr>
          <w:rFonts w:ascii="Arial" w:hAnsi="Arial" w:cs="Arial"/>
          <w:vertAlign w:val="superscript"/>
          <w:lang w:val="pt-BR"/>
        </w:rPr>
        <w:t>(PK)</w:t>
      </w:r>
      <w:r w:rsidRPr="00F20078">
        <w:rPr>
          <w:rFonts w:ascii="Arial" w:hAnsi="Arial" w:cs="Arial"/>
          <w:lang w:val="pt-BR"/>
        </w:rPr>
        <w:t>, num_notafiscal_venda, dt_hora_pedido, valor_total)</w:t>
      </w:r>
      <w:r w:rsidRPr="00F20078">
        <w:rPr>
          <w:rFonts w:ascii="Arial" w:hAnsi="Arial" w:cs="Arial"/>
          <w:i/>
          <w:lang w:val="pt-BR"/>
        </w:rPr>
        <w:t xml:space="preserve">(cod_cli) referencia cliente </w:t>
      </w:r>
    </w:p>
    <w:p w14:paraId="59B5A7BB" w14:textId="77777777" w:rsidR="0081052C" w:rsidRPr="00F20078" w:rsidRDefault="0081052C" w:rsidP="00AD7B90">
      <w:pPr>
        <w:jc w:val="both"/>
        <w:rPr>
          <w:rFonts w:ascii="Arial" w:hAnsi="Arial" w:cs="Arial"/>
          <w:lang w:val="pt-BR"/>
        </w:rPr>
      </w:pPr>
    </w:p>
    <w:p w14:paraId="3B8AC572" w14:textId="77777777" w:rsidR="0081052C" w:rsidRPr="00F20078" w:rsidRDefault="0081052C" w:rsidP="00AD7B90">
      <w:pPr>
        <w:jc w:val="both"/>
        <w:rPr>
          <w:rFonts w:ascii="Arial" w:hAnsi="Arial" w:cs="Arial"/>
          <w:i/>
          <w:lang w:val="pt-BR"/>
        </w:rPr>
      </w:pPr>
      <w:proofErr w:type="gramStart"/>
      <w:r w:rsidRPr="00F20078">
        <w:rPr>
          <w:rFonts w:ascii="Arial" w:hAnsi="Arial" w:cs="Arial"/>
          <w:b/>
          <w:lang w:val="pt-BR"/>
        </w:rPr>
        <w:t>item</w:t>
      </w:r>
      <w:proofErr w:type="gramEnd"/>
      <w:r w:rsidRPr="00F20078">
        <w:rPr>
          <w:rFonts w:ascii="Arial" w:hAnsi="Arial" w:cs="Arial"/>
          <w:lang w:val="pt-BR"/>
        </w:rPr>
        <w:t xml:space="preserve"> (id_pedido</w:t>
      </w:r>
      <w:r w:rsidRPr="00F20078">
        <w:rPr>
          <w:rFonts w:ascii="Arial" w:hAnsi="Arial" w:cs="Arial"/>
          <w:vertAlign w:val="superscript"/>
          <w:lang w:val="pt-BR"/>
        </w:rPr>
        <w:t>(PK) (FK)</w:t>
      </w:r>
      <w:r w:rsidRPr="00F20078">
        <w:rPr>
          <w:rFonts w:ascii="Arial" w:hAnsi="Arial" w:cs="Arial"/>
          <w:lang w:val="pt-BR"/>
        </w:rPr>
        <w:t>, cod_prod</w:t>
      </w:r>
      <w:r w:rsidRPr="00F20078">
        <w:rPr>
          <w:rFonts w:ascii="Arial" w:hAnsi="Arial" w:cs="Arial"/>
          <w:vertAlign w:val="superscript"/>
          <w:lang w:val="pt-BR"/>
        </w:rPr>
        <w:t>(PK) (FK)</w:t>
      </w:r>
      <w:r w:rsidRPr="00F20078">
        <w:rPr>
          <w:rFonts w:ascii="Arial" w:hAnsi="Arial" w:cs="Arial"/>
          <w:lang w:val="pt-BR"/>
        </w:rPr>
        <w:t>, qtde_prod, valor_venda_uni, num_notafiscal_venda)id_pedido</w:t>
      </w:r>
      <w:r w:rsidRPr="00F20078">
        <w:rPr>
          <w:rFonts w:ascii="Arial" w:hAnsi="Arial" w:cs="Arial"/>
          <w:i/>
          <w:lang w:val="pt-BR"/>
        </w:rPr>
        <w:t xml:space="preserve"> referencia pedido, cod_prod referencia produto</w:t>
      </w:r>
    </w:p>
    <w:p w14:paraId="28F08F45" w14:textId="77777777" w:rsidR="0081052C" w:rsidRPr="00F20078" w:rsidRDefault="0081052C" w:rsidP="00AD7B90">
      <w:pPr>
        <w:jc w:val="both"/>
        <w:rPr>
          <w:rFonts w:ascii="Arial" w:hAnsi="Arial" w:cs="Arial"/>
          <w:lang w:val="pt-BR"/>
        </w:rPr>
      </w:pPr>
    </w:p>
    <w:p w14:paraId="55C58606" w14:textId="77777777" w:rsidR="0081052C" w:rsidRPr="00F20078" w:rsidRDefault="0081052C" w:rsidP="00AD7B90">
      <w:pPr>
        <w:jc w:val="both"/>
        <w:rPr>
          <w:rFonts w:ascii="Arial" w:hAnsi="Arial" w:cs="Arial"/>
          <w:lang w:val="pt-BR"/>
        </w:rPr>
      </w:pPr>
      <w:proofErr w:type="gramStart"/>
      <w:r w:rsidRPr="00F20078">
        <w:rPr>
          <w:rFonts w:ascii="Arial" w:hAnsi="Arial" w:cs="Arial"/>
          <w:b/>
          <w:lang w:val="pt-BR"/>
        </w:rPr>
        <w:t>fornecimento</w:t>
      </w:r>
      <w:proofErr w:type="gramEnd"/>
      <w:r w:rsidRPr="00F20078">
        <w:rPr>
          <w:rFonts w:ascii="Arial" w:hAnsi="Arial" w:cs="Arial"/>
          <w:lang w:val="pt-BR"/>
        </w:rPr>
        <w:t xml:space="preserve"> (id_fornecto</w:t>
      </w:r>
      <w:r w:rsidRPr="00F20078">
        <w:rPr>
          <w:rFonts w:ascii="Arial" w:hAnsi="Arial" w:cs="Arial"/>
          <w:vertAlign w:val="superscript"/>
          <w:lang w:val="pt-BR"/>
        </w:rPr>
        <w:t>(PK)</w:t>
      </w:r>
      <w:r w:rsidRPr="00F20078">
        <w:rPr>
          <w:rFonts w:ascii="Arial" w:hAnsi="Arial" w:cs="Arial"/>
          <w:lang w:val="pt-BR"/>
        </w:rPr>
        <w:t>, num_notafiscal_compra, cod_forn</w:t>
      </w:r>
      <w:r w:rsidRPr="00F20078">
        <w:rPr>
          <w:rFonts w:ascii="Arial" w:hAnsi="Arial" w:cs="Arial"/>
          <w:vertAlign w:val="superscript"/>
          <w:lang w:val="pt-BR"/>
        </w:rPr>
        <w:t>(FK)</w:t>
      </w:r>
      <w:r w:rsidRPr="00F20078">
        <w:rPr>
          <w:rFonts w:ascii="Arial" w:hAnsi="Arial" w:cs="Arial"/>
          <w:lang w:val="pt-BR"/>
        </w:rPr>
        <w:t>, cod_prod</w:t>
      </w:r>
      <w:r w:rsidRPr="00F20078">
        <w:rPr>
          <w:rFonts w:ascii="Arial" w:hAnsi="Arial" w:cs="Arial"/>
          <w:vertAlign w:val="superscript"/>
          <w:lang w:val="pt-BR"/>
        </w:rPr>
        <w:t>(FK)</w:t>
      </w:r>
      <w:r w:rsidRPr="00F20078">
        <w:rPr>
          <w:rFonts w:ascii="Arial" w:hAnsi="Arial" w:cs="Arial"/>
          <w:lang w:val="pt-BR"/>
        </w:rPr>
        <w:t>, dt_hora_entrada,num_lote, dt_validade, qtde_fornecto, valor_custo_uni, valor_total)cod_forn</w:t>
      </w:r>
      <w:r w:rsidRPr="00F20078">
        <w:rPr>
          <w:rFonts w:ascii="Arial" w:hAnsi="Arial" w:cs="Arial"/>
          <w:i/>
          <w:lang w:val="pt-BR"/>
        </w:rPr>
        <w:t xml:space="preserve"> referencia fornecedor, cod_prod referencia produto</w:t>
      </w:r>
    </w:p>
    <w:p w14:paraId="66187740" w14:textId="63A60078" w:rsidR="00F9494E" w:rsidRPr="00F20078" w:rsidRDefault="2C669867" w:rsidP="00AD7B90">
      <w:pPr>
        <w:pStyle w:val="Ttulo1"/>
        <w:jc w:val="both"/>
        <w:rPr>
          <w:rFonts w:cs="Arial"/>
          <w:sz w:val="20"/>
          <w:szCs w:val="20"/>
          <w:lang w:val="pt-BR"/>
        </w:rPr>
      </w:pPr>
      <w:r w:rsidRPr="00F20078">
        <w:rPr>
          <w:rFonts w:cs="Arial"/>
          <w:sz w:val="20"/>
          <w:szCs w:val="20"/>
          <w:lang w:val="pt-BR"/>
        </w:rPr>
        <w:t>Construção Banco de Dados Relacional</w:t>
      </w:r>
      <w:bookmarkEnd w:id="46"/>
    </w:p>
    <w:p w14:paraId="26E7B4B3" w14:textId="77777777" w:rsidR="00AD7B90" w:rsidRPr="00F20078" w:rsidRDefault="00AD7B90" w:rsidP="00AD7B90">
      <w:pPr>
        <w:adjustRightInd w:val="0"/>
        <w:spacing w:line="240" w:lineRule="auto"/>
        <w:jc w:val="both"/>
        <w:rPr>
          <w:rFonts w:ascii="Arial" w:hAnsi="Arial" w:cs="Arial"/>
        </w:rPr>
      </w:pPr>
      <w:r w:rsidRPr="00F20078">
        <w:rPr>
          <w:rFonts w:ascii="Arial" w:hAnsi="Arial" w:cs="Arial"/>
        </w:rPr>
        <w:t xml:space="preserve">SET DATESTYLE TO postgres, </w:t>
      </w:r>
      <w:proofErr w:type="gramStart"/>
      <w:r w:rsidRPr="00F20078">
        <w:rPr>
          <w:rFonts w:ascii="Arial" w:hAnsi="Arial" w:cs="Arial"/>
        </w:rPr>
        <w:t>DMY ;</w:t>
      </w:r>
      <w:proofErr w:type="gramEnd"/>
      <w:r w:rsidRPr="00F20078">
        <w:rPr>
          <w:rFonts w:ascii="Arial" w:hAnsi="Arial" w:cs="Arial"/>
        </w:rPr>
        <w:t xml:space="preserve">  </w:t>
      </w:r>
    </w:p>
    <w:p w14:paraId="220BFD76" w14:textId="77777777" w:rsidR="00AD7B90" w:rsidRPr="00F20078" w:rsidRDefault="00AD7B90" w:rsidP="00AD7B90">
      <w:pPr>
        <w:adjustRightInd w:val="0"/>
        <w:spacing w:line="240" w:lineRule="auto"/>
        <w:jc w:val="both"/>
        <w:rPr>
          <w:rFonts w:ascii="Arial" w:hAnsi="Arial" w:cs="Arial"/>
        </w:rPr>
      </w:pPr>
    </w:p>
    <w:p w14:paraId="410767D1" w14:textId="77777777" w:rsidR="00AD7B90" w:rsidRPr="00F20078" w:rsidRDefault="00AD7B90" w:rsidP="00AD7B90">
      <w:pPr>
        <w:jc w:val="both"/>
        <w:rPr>
          <w:rFonts w:ascii="Arial" w:hAnsi="Arial" w:cs="Arial"/>
          <w:b/>
        </w:rPr>
      </w:pPr>
      <w:r w:rsidRPr="00F20078">
        <w:rPr>
          <w:rFonts w:ascii="Arial" w:hAnsi="Arial" w:cs="Arial"/>
          <w:b/>
        </w:rPr>
        <w:t>-- Tabela Categoria</w:t>
      </w:r>
    </w:p>
    <w:p w14:paraId="54268F7F" w14:textId="77777777" w:rsidR="00AD7B90" w:rsidRPr="00F20078" w:rsidRDefault="00AD7B90" w:rsidP="00AD7B90">
      <w:pPr>
        <w:jc w:val="both"/>
        <w:rPr>
          <w:rFonts w:ascii="Arial" w:hAnsi="Arial" w:cs="Arial"/>
        </w:rPr>
      </w:pPr>
      <w:r w:rsidRPr="00F20078">
        <w:rPr>
          <w:rFonts w:ascii="Arial" w:hAnsi="Arial" w:cs="Arial"/>
        </w:rPr>
        <w:t>DROP TABLE IF EXISTS categoria CASCADE;</w:t>
      </w:r>
    </w:p>
    <w:p w14:paraId="665BDB6B" w14:textId="77777777" w:rsidR="00AD7B90" w:rsidRPr="00F20078" w:rsidRDefault="00AD7B90" w:rsidP="00AD7B90">
      <w:pPr>
        <w:jc w:val="both"/>
        <w:rPr>
          <w:rFonts w:ascii="Arial" w:hAnsi="Arial" w:cs="Arial"/>
        </w:rPr>
      </w:pPr>
      <w:r w:rsidRPr="00F20078">
        <w:rPr>
          <w:rFonts w:ascii="Arial" w:hAnsi="Arial" w:cs="Arial"/>
        </w:rPr>
        <w:t>CREATE TABLE categoria (</w:t>
      </w:r>
    </w:p>
    <w:p w14:paraId="6CFD815E" w14:textId="77777777" w:rsidR="00AD7B90" w:rsidRPr="00F20078" w:rsidRDefault="00AD7B90" w:rsidP="00AD7B90">
      <w:pPr>
        <w:jc w:val="both"/>
        <w:rPr>
          <w:rFonts w:ascii="Arial" w:hAnsi="Arial" w:cs="Arial"/>
        </w:rPr>
      </w:pPr>
      <w:proofErr w:type="gramStart"/>
      <w:r w:rsidRPr="00F20078">
        <w:rPr>
          <w:rFonts w:ascii="Arial" w:hAnsi="Arial" w:cs="Arial"/>
        </w:rPr>
        <w:t>cod_catg</w:t>
      </w:r>
      <w:proofErr w:type="gramEnd"/>
      <w:r w:rsidRPr="00F20078">
        <w:rPr>
          <w:rFonts w:ascii="Arial" w:hAnsi="Arial" w:cs="Arial"/>
        </w:rPr>
        <w:t xml:space="preserve"> INTEGER PRIMARY KEY,</w:t>
      </w:r>
    </w:p>
    <w:p w14:paraId="5458E9C2" w14:textId="77777777" w:rsidR="00AD7B90" w:rsidRPr="00F20078" w:rsidRDefault="00AD7B90" w:rsidP="00AD7B90">
      <w:pPr>
        <w:jc w:val="both"/>
        <w:rPr>
          <w:rFonts w:ascii="Arial" w:hAnsi="Arial" w:cs="Arial"/>
          <w:lang w:val="pt-BR"/>
        </w:rPr>
      </w:pPr>
      <w:proofErr w:type="gramStart"/>
      <w:r w:rsidRPr="00F20078">
        <w:rPr>
          <w:rFonts w:ascii="Arial" w:hAnsi="Arial" w:cs="Arial"/>
          <w:lang w:val="pt-BR"/>
        </w:rPr>
        <w:t>categoria</w:t>
      </w:r>
      <w:proofErr w:type="gramEnd"/>
      <w:r w:rsidRPr="00F20078">
        <w:rPr>
          <w:rFonts w:ascii="Arial" w:hAnsi="Arial" w:cs="Arial"/>
          <w:lang w:val="pt-BR"/>
        </w:rPr>
        <w:t xml:space="preserve"> VARCHAR (50) NOT NULL CHECK (categoria IN ('Bebida não alcoólica','Bebida alcoólica')),</w:t>
      </w:r>
    </w:p>
    <w:p w14:paraId="720CA5FE" w14:textId="77777777" w:rsidR="00AD7B90" w:rsidRDefault="00AD7B90" w:rsidP="00AD7B90">
      <w:pPr>
        <w:jc w:val="both"/>
        <w:rPr>
          <w:rFonts w:ascii="Arial" w:hAnsi="Arial" w:cs="Arial"/>
        </w:rPr>
      </w:pPr>
      <w:proofErr w:type="gramStart"/>
      <w:r w:rsidRPr="00F20078">
        <w:rPr>
          <w:rFonts w:ascii="Arial" w:hAnsi="Arial" w:cs="Arial"/>
        </w:rPr>
        <w:t>descr_catg</w:t>
      </w:r>
      <w:proofErr w:type="gramEnd"/>
      <w:r w:rsidRPr="00F20078">
        <w:rPr>
          <w:rFonts w:ascii="Arial" w:hAnsi="Arial" w:cs="Arial"/>
        </w:rPr>
        <w:t xml:space="preserve"> VARCHAR(</w:t>
      </w:r>
      <w:r w:rsidRPr="00F20078">
        <w:rPr>
          <w:rFonts w:ascii="Arial" w:hAnsi="Arial" w:cs="Arial"/>
          <w:noProof/>
          <w:lang w:eastAsia="pt-BR"/>
        </w:rPr>
        <w:t>200</w:t>
      </w:r>
      <w:r w:rsidRPr="00F20078">
        <w:rPr>
          <w:rFonts w:ascii="Arial" w:hAnsi="Arial" w:cs="Arial"/>
        </w:rPr>
        <w:t>));</w:t>
      </w:r>
    </w:p>
    <w:p w14:paraId="71F9F29A" w14:textId="77777777" w:rsidR="00F20078" w:rsidRPr="00F20078" w:rsidRDefault="00F20078" w:rsidP="00AD7B90">
      <w:pPr>
        <w:jc w:val="both"/>
        <w:rPr>
          <w:rFonts w:ascii="Arial" w:hAnsi="Arial" w:cs="Arial"/>
        </w:rPr>
      </w:pPr>
    </w:p>
    <w:p w14:paraId="6A48FE67" w14:textId="77777777" w:rsidR="00AD7B90" w:rsidRPr="00F20078" w:rsidRDefault="00AD7B90" w:rsidP="00AD7B90">
      <w:pPr>
        <w:jc w:val="both"/>
        <w:rPr>
          <w:rFonts w:ascii="Arial" w:hAnsi="Arial" w:cs="Arial"/>
          <w:b/>
        </w:rPr>
      </w:pPr>
      <w:r w:rsidRPr="00F20078">
        <w:rPr>
          <w:rFonts w:ascii="Arial" w:hAnsi="Arial" w:cs="Arial"/>
          <w:b/>
        </w:rPr>
        <w:t>-- Tabela Produto</w:t>
      </w:r>
    </w:p>
    <w:p w14:paraId="0D549C73" w14:textId="77777777" w:rsidR="00AD7B90" w:rsidRPr="00F20078" w:rsidRDefault="00AD7B90" w:rsidP="00AD7B90">
      <w:pPr>
        <w:jc w:val="both"/>
        <w:rPr>
          <w:rFonts w:ascii="Arial" w:hAnsi="Arial" w:cs="Arial"/>
        </w:rPr>
      </w:pPr>
      <w:r w:rsidRPr="00F20078">
        <w:rPr>
          <w:rFonts w:ascii="Arial" w:hAnsi="Arial" w:cs="Arial"/>
        </w:rPr>
        <w:t>DROP TABLE IF EXISTS produto CASCADE;</w:t>
      </w:r>
    </w:p>
    <w:p w14:paraId="020291E4" w14:textId="77777777" w:rsidR="00AD7B90" w:rsidRPr="00F20078" w:rsidRDefault="00AD7B90" w:rsidP="00AD7B90">
      <w:pPr>
        <w:jc w:val="both"/>
        <w:rPr>
          <w:rFonts w:ascii="Arial" w:hAnsi="Arial" w:cs="Arial"/>
        </w:rPr>
      </w:pPr>
      <w:r w:rsidRPr="00F20078">
        <w:rPr>
          <w:rFonts w:ascii="Arial" w:hAnsi="Arial" w:cs="Arial"/>
        </w:rPr>
        <w:t>CREATE TABLE produto (</w:t>
      </w:r>
    </w:p>
    <w:p w14:paraId="37A38E74" w14:textId="77777777" w:rsidR="00AD7B90" w:rsidRPr="00F20078" w:rsidRDefault="00AD7B90" w:rsidP="00AD7B90">
      <w:pPr>
        <w:jc w:val="both"/>
        <w:rPr>
          <w:rFonts w:ascii="Arial" w:hAnsi="Arial" w:cs="Arial"/>
        </w:rPr>
      </w:pPr>
      <w:proofErr w:type="gramStart"/>
      <w:r w:rsidRPr="00F20078">
        <w:rPr>
          <w:rFonts w:ascii="Arial" w:hAnsi="Arial" w:cs="Arial"/>
        </w:rPr>
        <w:t>cod_prod</w:t>
      </w:r>
      <w:proofErr w:type="gramEnd"/>
      <w:r w:rsidRPr="00F20078">
        <w:rPr>
          <w:rFonts w:ascii="Arial" w:hAnsi="Arial" w:cs="Arial"/>
        </w:rPr>
        <w:t xml:space="preserve"> INT  PRIMARY KEY,</w:t>
      </w:r>
    </w:p>
    <w:p w14:paraId="189CBB95" w14:textId="77777777" w:rsidR="00AD7B90" w:rsidRPr="00F20078" w:rsidRDefault="00AD7B90" w:rsidP="00AD7B90">
      <w:pPr>
        <w:jc w:val="both"/>
        <w:rPr>
          <w:rFonts w:ascii="Arial" w:hAnsi="Arial" w:cs="Arial"/>
        </w:rPr>
      </w:pPr>
      <w:proofErr w:type="gramStart"/>
      <w:r w:rsidRPr="00F20078">
        <w:rPr>
          <w:rFonts w:ascii="Arial" w:hAnsi="Arial" w:cs="Arial"/>
        </w:rPr>
        <w:t>prod_nome</w:t>
      </w:r>
      <w:proofErr w:type="gramEnd"/>
      <w:r w:rsidRPr="00F20078">
        <w:rPr>
          <w:rFonts w:ascii="Arial" w:hAnsi="Arial" w:cs="Arial"/>
        </w:rPr>
        <w:t xml:space="preserve"> VARCHAR(30),</w:t>
      </w:r>
    </w:p>
    <w:p w14:paraId="4FD4F987" w14:textId="77777777" w:rsidR="00AD7B90" w:rsidRPr="00F20078" w:rsidRDefault="00AD7B90" w:rsidP="00AD7B90">
      <w:pPr>
        <w:jc w:val="both"/>
        <w:rPr>
          <w:rFonts w:ascii="Arial" w:hAnsi="Arial" w:cs="Arial"/>
        </w:rPr>
      </w:pPr>
      <w:proofErr w:type="gramStart"/>
      <w:r w:rsidRPr="00F20078">
        <w:rPr>
          <w:rFonts w:ascii="Arial" w:hAnsi="Arial" w:cs="Arial"/>
        </w:rPr>
        <w:t>prod_descr</w:t>
      </w:r>
      <w:proofErr w:type="gramEnd"/>
      <w:r w:rsidRPr="00F20078">
        <w:rPr>
          <w:rFonts w:ascii="Arial" w:hAnsi="Arial" w:cs="Arial"/>
        </w:rPr>
        <w:t xml:space="preserve"> VARCHAR(50),</w:t>
      </w:r>
    </w:p>
    <w:p w14:paraId="387584F0" w14:textId="77777777" w:rsidR="00AD7B90" w:rsidRPr="00F20078" w:rsidRDefault="00AD7B90" w:rsidP="00AD7B90">
      <w:pPr>
        <w:jc w:val="both"/>
        <w:rPr>
          <w:rFonts w:ascii="Arial" w:hAnsi="Arial" w:cs="Arial"/>
        </w:rPr>
      </w:pPr>
      <w:proofErr w:type="gramStart"/>
      <w:r w:rsidRPr="00F20078">
        <w:rPr>
          <w:rFonts w:ascii="Arial" w:hAnsi="Arial" w:cs="Arial"/>
        </w:rPr>
        <w:t>cod_catg</w:t>
      </w:r>
      <w:proofErr w:type="gramEnd"/>
      <w:r w:rsidRPr="00F20078">
        <w:rPr>
          <w:rFonts w:ascii="Arial" w:hAnsi="Arial" w:cs="Arial"/>
        </w:rPr>
        <w:t xml:space="preserve"> INT, FOREIGN KEY (cod_catg) REFERENCES  categoria,</w:t>
      </w:r>
    </w:p>
    <w:p w14:paraId="0F79BD50" w14:textId="77777777" w:rsidR="00AD7B90" w:rsidRPr="00F20078" w:rsidRDefault="00AD7B90" w:rsidP="00AD7B90">
      <w:pPr>
        <w:jc w:val="both"/>
        <w:rPr>
          <w:rFonts w:ascii="Arial" w:hAnsi="Arial" w:cs="Arial"/>
        </w:rPr>
      </w:pPr>
      <w:proofErr w:type="gramStart"/>
      <w:r w:rsidRPr="00F20078">
        <w:rPr>
          <w:rFonts w:ascii="Arial" w:hAnsi="Arial" w:cs="Arial"/>
        </w:rPr>
        <w:t>qtd_medida</w:t>
      </w:r>
      <w:proofErr w:type="gramEnd"/>
      <w:r w:rsidRPr="00F20078">
        <w:rPr>
          <w:rFonts w:ascii="Arial" w:hAnsi="Arial" w:cs="Arial"/>
        </w:rPr>
        <w:t xml:space="preserve"> NUMERIC(3,1),</w:t>
      </w:r>
    </w:p>
    <w:p w14:paraId="4C605C89" w14:textId="77777777" w:rsidR="00AD7B90" w:rsidRPr="00F20078" w:rsidRDefault="00AD7B90" w:rsidP="00AD7B90">
      <w:pPr>
        <w:jc w:val="both"/>
        <w:rPr>
          <w:rFonts w:ascii="Arial" w:hAnsi="Arial" w:cs="Arial"/>
        </w:rPr>
      </w:pPr>
      <w:proofErr w:type="gramStart"/>
      <w:r w:rsidRPr="00F20078">
        <w:rPr>
          <w:rFonts w:ascii="Arial" w:hAnsi="Arial" w:cs="Arial"/>
        </w:rPr>
        <w:t>prod_medida</w:t>
      </w:r>
      <w:proofErr w:type="gramEnd"/>
      <w:r w:rsidRPr="00F20078">
        <w:rPr>
          <w:rFonts w:ascii="Arial" w:hAnsi="Arial" w:cs="Arial"/>
        </w:rPr>
        <w:t xml:space="preserve"> VARCHAR(10),CHECK (prod_medida IN ('litro', 'litros', 'ml')),</w:t>
      </w:r>
    </w:p>
    <w:p w14:paraId="27CACFA2" w14:textId="77777777" w:rsidR="00AD7B90" w:rsidRPr="00F20078" w:rsidRDefault="00AD7B90" w:rsidP="00AD7B90">
      <w:pPr>
        <w:jc w:val="both"/>
        <w:rPr>
          <w:rFonts w:ascii="Arial" w:hAnsi="Arial" w:cs="Arial"/>
        </w:rPr>
      </w:pPr>
      <w:proofErr w:type="gramStart"/>
      <w:r w:rsidRPr="00F20078">
        <w:rPr>
          <w:rFonts w:ascii="Arial" w:hAnsi="Arial" w:cs="Arial"/>
        </w:rPr>
        <w:t>prod_marca</w:t>
      </w:r>
      <w:proofErr w:type="gramEnd"/>
      <w:r w:rsidRPr="00F20078">
        <w:rPr>
          <w:rFonts w:ascii="Arial" w:hAnsi="Arial" w:cs="Arial"/>
        </w:rPr>
        <w:t xml:space="preserve"> VARCHAR (100));</w:t>
      </w:r>
    </w:p>
    <w:p w14:paraId="1CDCF53C" w14:textId="77777777" w:rsidR="00F20078" w:rsidRPr="00F20078" w:rsidRDefault="00F20078" w:rsidP="00AD7B90">
      <w:pPr>
        <w:jc w:val="both"/>
        <w:rPr>
          <w:rFonts w:ascii="Arial" w:hAnsi="Arial" w:cs="Arial"/>
          <w:b/>
        </w:rPr>
      </w:pPr>
    </w:p>
    <w:p w14:paraId="2A8C47DB" w14:textId="77777777" w:rsidR="00AD7B90" w:rsidRPr="00F20078" w:rsidRDefault="00AD7B90" w:rsidP="00AD7B90">
      <w:pPr>
        <w:jc w:val="both"/>
        <w:rPr>
          <w:rFonts w:ascii="Arial" w:hAnsi="Arial" w:cs="Arial"/>
          <w:b/>
        </w:rPr>
      </w:pPr>
      <w:r w:rsidRPr="00F20078">
        <w:rPr>
          <w:rFonts w:ascii="Arial" w:hAnsi="Arial" w:cs="Arial"/>
          <w:b/>
        </w:rPr>
        <w:t>-- Tabela Fornecedor</w:t>
      </w:r>
    </w:p>
    <w:p w14:paraId="62AD5368" w14:textId="77777777" w:rsidR="00AD7B90" w:rsidRPr="00F20078" w:rsidRDefault="00AD7B90" w:rsidP="00AD7B90">
      <w:pPr>
        <w:jc w:val="both"/>
        <w:rPr>
          <w:rFonts w:ascii="Arial" w:hAnsi="Arial" w:cs="Arial"/>
        </w:rPr>
      </w:pPr>
      <w:r w:rsidRPr="00F20078">
        <w:rPr>
          <w:rFonts w:ascii="Arial" w:hAnsi="Arial" w:cs="Arial"/>
        </w:rPr>
        <w:t>DROP TABLE IF EXISTS fornecedor CASCADE;</w:t>
      </w:r>
    </w:p>
    <w:p w14:paraId="2E659520" w14:textId="77777777" w:rsidR="00AD7B90" w:rsidRPr="00F20078" w:rsidRDefault="00AD7B90" w:rsidP="00AD7B90">
      <w:pPr>
        <w:jc w:val="both"/>
        <w:rPr>
          <w:rFonts w:ascii="Arial" w:hAnsi="Arial" w:cs="Arial"/>
        </w:rPr>
      </w:pPr>
      <w:r w:rsidRPr="00F20078">
        <w:rPr>
          <w:rFonts w:ascii="Arial" w:hAnsi="Arial" w:cs="Arial"/>
        </w:rPr>
        <w:t>CREATE TABLE fornecedor (</w:t>
      </w:r>
    </w:p>
    <w:p w14:paraId="0A16A606" w14:textId="77777777" w:rsidR="00AD7B90" w:rsidRPr="00F20078" w:rsidRDefault="00AD7B90" w:rsidP="00AD7B90">
      <w:pPr>
        <w:jc w:val="both"/>
        <w:rPr>
          <w:rFonts w:ascii="Arial" w:hAnsi="Arial" w:cs="Arial"/>
        </w:rPr>
      </w:pPr>
      <w:proofErr w:type="gramStart"/>
      <w:r w:rsidRPr="00F20078">
        <w:rPr>
          <w:rFonts w:ascii="Arial" w:hAnsi="Arial" w:cs="Arial"/>
        </w:rPr>
        <w:t>cod_forn</w:t>
      </w:r>
      <w:proofErr w:type="gramEnd"/>
      <w:r w:rsidRPr="00F20078">
        <w:rPr>
          <w:rFonts w:ascii="Arial" w:hAnsi="Arial" w:cs="Arial"/>
        </w:rPr>
        <w:t xml:space="preserve"> INT PRIMARY KEY,</w:t>
      </w:r>
    </w:p>
    <w:p w14:paraId="21EBECE7" w14:textId="77777777" w:rsidR="00AD7B90" w:rsidRPr="00F20078" w:rsidRDefault="00AD7B90" w:rsidP="00AD7B90">
      <w:pPr>
        <w:jc w:val="both"/>
        <w:rPr>
          <w:rFonts w:ascii="Arial" w:hAnsi="Arial" w:cs="Arial"/>
        </w:rPr>
      </w:pPr>
      <w:r w:rsidRPr="00F20078">
        <w:rPr>
          <w:rFonts w:ascii="Arial" w:hAnsi="Arial" w:cs="Arial"/>
        </w:rPr>
        <w:lastRenderedPageBreak/>
        <w:t>forn_</w:t>
      </w:r>
      <w:proofErr w:type="gramStart"/>
      <w:r w:rsidRPr="00F20078">
        <w:rPr>
          <w:rFonts w:ascii="Arial" w:hAnsi="Arial" w:cs="Arial"/>
        </w:rPr>
        <w:t>tipo  CHAR</w:t>
      </w:r>
      <w:proofErr w:type="gramEnd"/>
      <w:r w:rsidRPr="00F20078">
        <w:rPr>
          <w:rFonts w:ascii="Arial" w:hAnsi="Arial" w:cs="Arial"/>
        </w:rPr>
        <w:t>(2) NOT NULL CHECK (forn_tipo IN ('PJ', 'PF')),</w:t>
      </w:r>
    </w:p>
    <w:p w14:paraId="72EC20A6" w14:textId="77777777" w:rsidR="00AD7B90" w:rsidRPr="00F20078" w:rsidRDefault="00AD7B90" w:rsidP="00AD7B90">
      <w:pPr>
        <w:jc w:val="both"/>
        <w:rPr>
          <w:rFonts w:ascii="Arial" w:hAnsi="Arial" w:cs="Arial"/>
        </w:rPr>
      </w:pPr>
      <w:proofErr w:type="gramStart"/>
      <w:r w:rsidRPr="00F20078">
        <w:rPr>
          <w:rFonts w:ascii="Arial" w:hAnsi="Arial" w:cs="Arial"/>
        </w:rPr>
        <w:t>forn_email</w:t>
      </w:r>
      <w:proofErr w:type="gramEnd"/>
      <w:r w:rsidRPr="00F20078">
        <w:rPr>
          <w:rFonts w:ascii="Arial" w:hAnsi="Arial" w:cs="Arial"/>
        </w:rPr>
        <w:t xml:space="preserve"> VARCHAR(30),</w:t>
      </w:r>
    </w:p>
    <w:p w14:paraId="67AD6C20" w14:textId="77777777" w:rsidR="00AD7B90" w:rsidRPr="00F20078" w:rsidRDefault="00AD7B90" w:rsidP="00AD7B90">
      <w:pPr>
        <w:jc w:val="both"/>
        <w:rPr>
          <w:rFonts w:ascii="Arial" w:hAnsi="Arial" w:cs="Arial"/>
        </w:rPr>
      </w:pPr>
      <w:proofErr w:type="gramStart"/>
      <w:r w:rsidRPr="00F20078">
        <w:rPr>
          <w:rFonts w:ascii="Arial" w:hAnsi="Arial" w:cs="Arial"/>
        </w:rPr>
        <w:t>forn_fone</w:t>
      </w:r>
      <w:proofErr w:type="gramEnd"/>
      <w:r w:rsidRPr="00F20078">
        <w:rPr>
          <w:rFonts w:ascii="Arial" w:hAnsi="Arial" w:cs="Arial"/>
        </w:rPr>
        <w:t xml:space="preserve"> NUMERIC(11),</w:t>
      </w:r>
    </w:p>
    <w:p w14:paraId="0319F027" w14:textId="77777777" w:rsidR="00AD7B90" w:rsidRPr="00F20078" w:rsidRDefault="00AD7B90" w:rsidP="00AD7B90">
      <w:pPr>
        <w:jc w:val="both"/>
        <w:rPr>
          <w:rFonts w:ascii="Arial" w:hAnsi="Arial" w:cs="Arial"/>
        </w:rPr>
      </w:pPr>
      <w:proofErr w:type="gramStart"/>
      <w:r w:rsidRPr="00F20078">
        <w:rPr>
          <w:rFonts w:ascii="Arial" w:hAnsi="Arial" w:cs="Arial"/>
        </w:rPr>
        <w:t>forn_end</w:t>
      </w:r>
      <w:proofErr w:type="gramEnd"/>
      <w:r w:rsidRPr="00F20078">
        <w:rPr>
          <w:rFonts w:ascii="Arial" w:hAnsi="Arial" w:cs="Arial"/>
        </w:rPr>
        <w:t xml:space="preserve"> VARCHAR(100) ,</w:t>
      </w:r>
    </w:p>
    <w:p w14:paraId="151ECA8F" w14:textId="77777777" w:rsidR="00AD7B90" w:rsidRPr="00F20078" w:rsidRDefault="00AD7B90" w:rsidP="00AD7B90">
      <w:pPr>
        <w:jc w:val="both"/>
        <w:rPr>
          <w:rFonts w:ascii="Arial" w:hAnsi="Arial" w:cs="Arial"/>
        </w:rPr>
      </w:pPr>
      <w:proofErr w:type="gramStart"/>
      <w:r w:rsidRPr="00F20078">
        <w:rPr>
          <w:rFonts w:ascii="Arial" w:hAnsi="Arial" w:cs="Arial"/>
        </w:rPr>
        <w:t>forn_nome</w:t>
      </w:r>
      <w:proofErr w:type="gramEnd"/>
      <w:r w:rsidRPr="00F20078">
        <w:rPr>
          <w:rFonts w:ascii="Arial" w:hAnsi="Arial" w:cs="Arial"/>
        </w:rPr>
        <w:t xml:space="preserve"> VARCHAR(100) NOT NULL);</w:t>
      </w:r>
    </w:p>
    <w:p w14:paraId="594D80E1" w14:textId="77777777" w:rsidR="00AD7B90" w:rsidRPr="00F20078" w:rsidRDefault="00AD7B90" w:rsidP="00AD7B90">
      <w:pPr>
        <w:jc w:val="both"/>
        <w:rPr>
          <w:rFonts w:ascii="Arial" w:hAnsi="Arial" w:cs="Arial"/>
        </w:rPr>
      </w:pPr>
    </w:p>
    <w:p w14:paraId="0D5619AC" w14:textId="77777777" w:rsidR="00AD7B90" w:rsidRPr="00F20078" w:rsidRDefault="00AD7B90" w:rsidP="00AD7B90">
      <w:pPr>
        <w:jc w:val="both"/>
        <w:rPr>
          <w:rFonts w:ascii="Arial" w:hAnsi="Arial" w:cs="Arial"/>
          <w:b/>
          <w:lang w:val="pt-BR"/>
        </w:rPr>
      </w:pPr>
      <w:r w:rsidRPr="00F20078">
        <w:rPr>
          <w:rFonts w:ascii="Arial" w:hAnsi="Arial" w:cs="Arial"/>
          <w:b/>
          <w:lang w:val="pt-BR"/>
        </w:rPr>
        <w:t>-- Tabela Fornecimento</w:t>
      </w:r>
    </w:p>
    <w:p w14:paraId="3B239E79" w14:textId="77777777" w:rsidR="00AD7B90" w:rsidRPr="00F20078" w:rsidRDefault="00AD7B90" w:rsidP="00AD7B90">
      <w:pPr>
        <w:jc w:val="both"/>
        <w:rPr>
          <w:rFonts w:ascii="Arial" w:hAnsi="Arial" w:cs="Arial"/>
          <w:lang w:val="pt-BR"/>
        </w:rPr>
      </w:pPr>
      <w:r w:rsidRPr="00F20078">
        <w:rPr>
          <w:rFonts w:ascii="Arial" w:hAnsi="Arial" w:cs="Arial"/>
          <w:lang w:val="pt-BR"/>
        </w:rPr>
        <w:t>DROP TABLE IF EXISTS fornecimento CASCADE;</w:t>
      </w:r>
    </w:p>
    <w:p w14:paraId="60834A44" w14:textId="77777777" w:rsidR="00AD7B90" w:rsidRPr="00F20078" w:rsidRDefault="00AD7B90" w:rsidP="00AD7B90">
      <w:pPr>
        <w:jc w:val="both"/>
        <w:rPr>
          <w:rFonts w:ascii="Arial" w:hAnsi="Arial" w:cs="Arial"/>
        </w:rPr>
      </w:pPr>
      <w:r w:rsidRPr="00F20078">
        <w:rPr>
          <w:rFonts w:ascii="Arial" w:hAnsi="Arial" w:cs="Arial"/>
        </w:rPr>
        <w:t>CREATE TABLE fornecimento (</w:t>
      </w:r>
    </w:p>
    <w:p w14:paraId="27C50964" w14:textId="77777777" w:rsidR="00AD7B90" w:rsidRPr="00F20078" w:rsidRDefault="00AD7B90"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id_fornecto</w:t>
      </w:r>
      <w:proofErr w:type="gramEnd"/>
      <w:r w:rsidRPr="00F20078">
        <w:rPr>
          <w:rFonts w:ascii="Arial" w:hAnsi="Arial" w:cs="Arial"/>
        </w:rPr>
        <w:t xml:space="preserve"> INT  PRIMARY KEY, </w:t>
      </w:r>
    </w:p>
    <w:p w14:paraId="4D061061" w14:textId="77777777" w:rsidR="00AD7B90" w:rsidRPr="00F20078" w:rsidRDefault="00AD7B90"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num_notafiscal_compra</w:t>
      </w:r>
      <w:proofErr w:type="gramEnd"/>
      <w:r w:rsidRPr="00F20078">
        <w:rPr>
          <w:rFonts w:ascii="Arial" w:hAnsi="Arial" w:cs="Arial"/>
        </w:rPr>
        <w:t xml:space="preserve"> NUMERIC(50),</w:t>
      </w:r>
    </w:p>
    <w:p w14:paraId="7CAF24EA" w14:textId="77777777" w:rsidR="00AD7B90" w:rsidRPr="00F20078" w:rsidRDefault="00AD7B90" w:rsidP="00AD7B90">
      <w:pPr>
        <w:jc w:val="both"/>
        <w:rPr>
          <w:rFonts w:ascii="Arial" w:hAnsi="Arial" w:cs="Arial"/>
        </w:rPr>
      </w:pPr>
      <w:r w:rsidRPr="00F20078">
        <w:rPr>
          <w:rFonts w:ascii="Arial" w:hAnsi="Arial" w:cs="Arial"/>
        </w:rPr>
        <w:t xml:space="preserve">    cod_</w:t>
      </w:r>
      <w:proofErr w:type="gramStart"/>
      <w:r w:rsidRPr="00F20078">
        <w:rPr>
          <w:rFonts w:ascii="Arial" w:hAnsi="Arial" w:cs="Arial"/>
        </w:rPr>
        <w:t>forn  INTEGER</w:t>
      </w:r>
      <w:proofErr w:type="gramEnd"/>
      <w:r w:rsidRPr="00F20078">
        <w:rPr>
          <w:rFonts w:ascii="Arial" w:hAnsi="Arial" w:cs="Arial"/>
        </w:rPr>
        <w:t>, FOREIGN KEY (cod_forn) REFERENCES  fornecedor,</w:t>
      </w:r>
    </w:p>
    <w:p w14:paraId="66281061" w14:textId="77777777" w:rsidR="00AD7B90" w:rsidRPr="00F20078" w:rsidRDefault="00AD7B90" w:rsidP="00AD7B90">
      <w:pPr>
        <w:jc w:val="both"/>
        <w:rPr>
          <w:rFonts w:ascii="Arial" w:hAnsi="Arial" w:cs="Arial"/>
        </w:rPr>
      </w:pPr>
      <w:r w:rsidRPr="00F20078">
        <w:rPr>
          <w:rFonts w:ascii="Arial" w:hAnsi="Arial" w:cs="Arial"/>
        </w:rPr>
        <w:t xml:space="preserve">    cod_</w:t>
      </w:r>
      <w:proofErr w:type="gramStart"/>
      <w:r w:rsidRPr="00F20078">
        <w:rPr>
          <w:rFonts w:ascii="Arial" w:hAnsi="Arial" w:cs="Arial"/>
        </w:rPr>
        <w:t>prod  INTEGER</w:t>
      </w:r>
      <w:proofErr w:type="gramEnd"/>
      <w:r w:rsidRPr="00F20078">
        <w:rPr>
          <w:rFonts w:ascii="Arial" w:hAnsi="Arial" w:cs="Arial"/>
        </w:rPr>
        <w:t>, FOREIGN KEY (cod_prod) REFERENCES  produto,</w:t>
      </w:r>
    </w:p>
    <w:p w14:paraId="2A093E51" w14:textId="77777777" w:rsidR="00AD7B90" w:rsidRPr="00F20078" w:rsidRDefault="00AD7B90" w:rsidP="00AD7B90">
      <w:pPr>
        <w:jc w:val="both"/>
        <w:rPr>
          <w:rFonts w:ascii="Arial" w:hAnsi="Arial" w:cs="Arial"/>
          <w:lang w:val="pt-BR"/>
        </w:rPr>
      </w:pPr>
      <w:r w:rsidRPr="00F20078">
        <w:rPr>
          <w:rFonts w:ascii="Arial" w:hAnsi="Arial" w:cs="Arial"/>
        </w:rPr>
        <w:t xml:space="preserve">    </w:t>
      </w:r>
      <w:proofErr w:type="gramStart"/>
      <w:r w:rsidRPr="00F20078">
        <w:rPr>
          <w:rFonts w:ascii="Arial" w:hAnsi="Arial" w:cs="Arial"/>
          <w:lang w:val="pt-BR"/>
        </w:rPr>
        <w:t>dt_entrada</w:t>
      </w:r>
      <w:proofErr w:type="gramEnd"/>
      <w:r w:rsidRPr="00F20078">
        <w:rPr>
          <w:rFonts w:ascii="Arial" w:hAnsi="Arial" w:cs="Arial"/>
          <w:lang w:val="pt-BR"/>
        </w:rPr>
        <w:t xml:space="preserve"> DATE,</w:t>
      </w:r>
    </w:p>
    <w:p w14:paraId="3FA8848A"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num_lote</w:t>
      </w:r>
      <w:proofErr w:type="gramEnd"/>
      <w:r w:rsidRPr="00F20078">
        <w:rPr>
          <w:rFonts w:ascii="Arial" w:hAnsi="Arial" w:cs="Arial"/>
          <w:lang w:val="pt-BR"/>
        </w:rPr>
        <w:t xml:space="preserve"> VARCHAR (30),</w:t>
      </w:r>
    </w:p>
    <w:p w14:paraId="3EF1772D"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dt_validade</w:t>
      </w:r>
      <w:proofErr w:type="gramEnd"/>
      <w:r w:rsidRPr="00F20078">
        <w:rPr>
          <w:rFonts w:ascii="Arial" w:hAnsi="Arial" w:cs="Arial"/>
          <w:lang w:val="pt-BR"/>
        </w:rPr>
        <w:t xml:space="preserve"> DATE,</w:t>
      </w:r>
    </w:p>
    <w:p w14:paraId="5075D968"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qtd_prod</w:t>
      </w:r>
      <w:proofErr w:type="gramEnd"/>
      <w:r w:rsidRPr="00F20078">
        <w:rPr>
          <w:rFonts w:ascii="Arial" w:hAnsi="Arial" w:cs="Arial"/>
          <w:lang w:val="pt-BR"/>
        </w:rPr>
        <w:t xml:space="preserve"> NUMERIC(7,2),</w:t>
      </w:r>
    </w:p>
    <w:p w14:paraId="54223F60"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valor_custo_uni</w:t>
      </w:r>
      <w:proofErr w:type="gramEnd"/>
      <w:r w:rsidRPr="00F20078">
        <w:rPr>
          <w:rFonts w:ascii="Arial" w:hAnsi="Arial" w:cs="Arial"/>
          <w:lang w:val="pt-BR"/>
        </w:rPr>
        <w:t xml:space="preserve"> NUMERIC(7,2),</w:t>
      </w:r>
    </w:p>
    <w:p w14:paraId="40E6227D"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valor_total</w:t>
      </w:r>
      <w:proofErr w:type="gramEnd"/>
      <w:r w:rsidRPr="00F20078">
        <w:rPr>
          <w:rFonts w:ascii="Arial" w:hAnsi="Arial" w:cs="Arial"/>
          <w:lang w:val="pt-BR"/>
        </w:rPr>
        <w:t xml:space="preserve"> NUMERIC(7,2)</w:t>
      </w:r>
    </w:p>
    <w:p w14:paraId="57C5DC5E" w14:textId="77777777" w:rsidR="00AD7B90" w:rsidRPr="00F20078" w:rsidRDefault="00AD7B90" w:rsidP="00AD7B90">
      <w:pPr>
        <w:jc w:val="both"/>
        <w:rPr>
          <w:rFonts w:ascii="Arial" w:hAnsi="Arial" w:cs="Arial"/>
          <w:lang w:val="pt-BR"/>
        </w:rPr>
      </w:pPr>
      <w:proofErr w:type="gramStart"/>
      <w:r w:rsidRPr="00F20078">
        <w:rPr>
          <w:rFonts w:ascii="Arial" w:hAnsi="Arial" w:cs="Arial"/>
          <w:lang w:val="pt-BR"/>
        </w:rPr>
        <w:t>)</w:t>
      </w:r>
      <w:proofErr w:type="gramEnd"/>
      <w:r w:rsidRPr="00F20078">
        <w:rPr>
          <w:rFonts w:ascii="Arial" w:hAnsi="Arial" w:cs="Arial"/>
          <w:lang w:val="pt-BR"/>
        </w:rPr>
        <w:t>;</w:t>
      </w:r>
    </w:p>
    <w:p w14:paraId="5CA3DC83" w14:textId="77777777" w:rsidR="00AD7B90" w:rsidRPr="00F20078" w:rsidRDefault="00AD7B90" w:rsidP="00AD7B90">
      <w:pPr>
        <w:jc w:val="both"/>
        <w:rPr>
          <w:rFonts w:ascii="Arial" w:hAnsi="Arial" w:cs="Arial"/>
          <w:b/>
          <w:lang w:val="pt-BR"/>
        </w:rPr>
      </w:pPr>
      <w:r w:rsidRPr="00F20078">
        <w:rPr>
          <w:rFonts w:ascii="Arial" w:hAnsi="Arial" w:cs="Arial"/>
          <w:b/>
          <w:lang w:val="pt-BR"/>
        </w:rPr>
        <w:t>-- Tabela Estoque</w:t>
      </w:r>
    </w:p>
    <w:p w14:paraId="154F69AE" w14:textId="77777777" w:rsidR="00AD7B90" w:rsidRPr="00F20078" w:rsidRDefault="00AD7B90" w:rsidP="00AD7B90">
      <w:pPr>
        <w:jc w:val="both"/>
        <w:rPr>
          <w:rFonts w:ascii="Arial" w:hAnsi="Arial" w:cs="Arial"/>
          <w:lang w:val="pt-BR"/>
        </w:rPr>
      </w:pPr>
      <w:r w:rsidRPr="00F20078">
        <w:rPr>
          <w:rFonts w:ascii="Arial" w:hAnsi="Arial" w:cs="Arial"/>
          <w:lang w:val="pt-BR"/>
        </w:rPr>
        <w:t>DROP TABLE IF EXISTS estoque CASCADE;</w:t>
      </w:r>
    </w:p>
    <w:p w14:paraId="2295F4C1" w14:textId="77777777" w:rsidR="00AD7B90" w:rsidRPr="00F20078" w:rsidRDefault="00AD7B90" w:rsidP="00AD7B90">
      <w:pPr>
        <w:jc w:val="both"/>
        <w:rPr>
          <w:rFonts w:ascii="Arial" w:hAnsi="Arial" w:cs="Arial"/>
        </w:rPr>
      </w:pPr>
      <w:r w:rsidRPr="00F20078">
        <w:rPr>
          <w:rFonts w:ascii="Arial" w:hAnsi="Arial" w:cs="Arial"/>
        </w:rPr>
        <w:t>CREATE TABLE estoque (</w:t>
      </w:r>
    </w:p>
    <w:p w14:paraId="6DDB60F5" w14:textId="77777777" w:rsidR="00AD7B90" w:rsidRPr="00F20078" w:rsidRDefault="00AD7B90" w:rsidP="00AD7B90">
      <w:pPr>
        <w:jc w:val="both"/>
        <w:rPr>
          <w:rFonts w:ascii="Arial" w:hAnsi="Arial" w:cs="Arial"/>
        </w:rPr>
      </w:pPr>
      <w:proofErr w:type="gramStart"/>
      <w:r w:rsidRPr="00F20078">
        <w:rPr>
          <w:rFonts w:ascii="Arial" w:hAnsi="Arial" w:cs="Arial"/>
        </w:rPr>
        <w:t>id_estoque</w:t>
      </w:r>
      <w:proofErr w:type="gramEnd"/>
      <w:r w:rsidRPr="00F20078">
        <w:rPr>
          <w:rFonts w:ascii="Arial" w:hAnsi="Arial" w:cs="Arial"/>
        </w:rPr>
        <w:t xml:space="preserve"> INT  PRIMARY KEY,</w:t>
      </w:r>
    </w:p>
    <w:p w14:paraId="142396D6" w14:textId="77777777" w:rsidR="00AD7B90" w:rsidRPr="00F20078" w:rsidRDefault="00AD7B90" w:rsidP="00AD7B90">
      <w:pPr>
        <w:jc w:val="both"/>
        <w:rPr>
          <w:rFonts w:ascii="Arial" w:hAnsi="Arial" w:cs="Arial"/>
        </w:rPr>
      </w:pPr>
      <w:proofErr w:type="gramStart"/>
      <w:r w:rsidRPr="00F20078">
        <w:rPr>
          <w:rFonts w:ascii="Arial" w:hAnsi="Arial" w:cs="Arial"/>
        </w:rPr>
        <w:t>cod_prod</w:t>
      </w:r>
      <w:proofErr w:type="gramEnd"/>
      <w:r w:rsidRPr="00F20078">
        <w:rPr>
          <w:rFonts w:ascii="Arial" w:hAnsi="Arial" w:cs="Arial"/>
        </w:rPr>
        <w:t xml:space="preserve"> INT, FOREIGN KEY (cod_prod) REFERENCES  produto ,</w:t>
      </w:r>
    </w:p>
    <w:p w14:paraId="345E3EB9" w14:textId="77777777" w:rsidR="00AD7B90" w:rsidRPr="00F20078" w:rsidRDefault="00AD7B90" w:rsidP="00AD7B90">
      <w:pPr>
        <w:jc w:val="both"/>
        <w:rPr>
          <w:rFonts w:ascii="Arial" w:hAnsi="Arial" w:cs="Arial"/>
        </w:rPr>
      </w:pPr>
      <w:proofErr w:type="gramStart"/>
      <w:r w:rsidRPr="00F20078">
        <w:rPr>
          <w:rFonts w:ascii="Arial" w:hAnsi="Arial" w:cs="Arial"/>
        </w:rPr>
        <w:t>dt_hora_controle</w:t>
      </w:r>
      <w:proofErr w:type="gramEnd"/>
      <w:r w:rsidRPr="00F20078">
        <w:rPr>
          <w:rFonts w:ascii="Arial" w:hAnsi="Arial" w:cs="Arial"/>
        </w:rPr>
        <w:t xml:space="preserve"> TIMESTAMP NOT NULL,</w:t>
      </w:r>
    </w:p>
    <w:p w14:paraId="1E9914C7" w14:textId="77777777" w:rsidR="00AD7B90" w:rsidRPr="00F20078" w:rsidRDefault="00AD7B90" w:rsidP="00AD7B90">
      <w:pPr>
        <w:jc w:val="both"/>
        <w:rPr>
          <w:rFonts w:ascii="Arial" w:hAnsi="Arial" w:cs="Arial"/>
        </w:rPr>
      </w:pPr>
      <w:proofErr w:type="gramStart"/>
      <w:r w:rsidRPr="00F20078">
        <w:rPr>
          <w:rFonts w:ascii="Arial" w:hAnsi="Arial" w:cs="Arial"/>
        </w:rPr>
        <w:t>qtd_entrada</w:t>
      </w:r>
      <w:proofErr w:type="gramEnd"/>
      <w:r w:rsidRPr="00F20078">
        <w:rPr>
          <w:rFonts w:ascii="Arial" w:hAnsi="Arial" w:cs="Arial"/>
        </w:rPr>
        <w:t xml:space="preserve"> INTEGER NOT NULL,</w:t>
      </w:r>
    </w:p>
    <w:p w14:paraId="71BEDA66" w14:textId="77777777" w:rsidR="00AD7B90" w:rsidRPr="00F20078" w:rsidRDefault="00AD7B90" w:rsidP="00AD7B90">
      <w:pPr>
        <w:jc w:val="both"/>
        <w:rPr>
          <w:rFonts w:ascii="Arial" w:hAnsi="Arial" w:cs="Arial"/>
        </w:rPr>
      </w:pPr>
      <w:proofErr w:type="gramStart"/>
      <w:r w:rsidRPr="00F20078">
        <w:rPr>
          <w:rFonts w:ascii="Arial" w:hAnsi="Arial" w:cs="Arial"/>
        </w:rPr>
        <w:t>qtd_saida</w:t>
      </w:r>
      <w:proofErr w:type="gramEnd"/>
      <w:r w:rsidRPr="00F20078">
        <w:rPr>
          <w:rFonts w:ascii="Arial" w:hAnsi="Arial" w:cs="Arial"/>
        </w:rPr>
        <w:t xml:space="preserve"> INTEGER NOT NULL,</w:t>
      </w:r>
    </w:p>
    <w:p w14:paraId="41CD7F87" w14:textId="77777777" w:rsidR="00AD7B90" w:rsidRPr="00F20078" w:rsidRDefault="00AD7B90" w:rsidP="00AD7B90">
      <w:pPr>
        <w:jc w:val="both"/>
        <w:rPr>
          <w:rFonts w:ascii="Arial" w:hAnsi="Arial" w:cs="Arial"/>
        </w:rPr>
      </w:pPr>
      <w:proofErr w:type="gramStart"/>
      <w:r w:rsidRPr="00F20078">
        <w:rPr>
          <w:rFonts w:ascii="Arial" w:hAnsi="Arial" w:cs="Arial"/>
        </w:rPr>
        <w:t>qtd_total</w:t>
      </w:r>
      <w:proofErr w:type="gramEnd"/>
      <w:r w:rsidRPr="00F20078">
        <w:rPr>
          <w:rFonts w:ascii="Arial" w:hAnsi="Arial" w:cs="Arial"/>
        </w:rPr>
        <w:t xml:space="preserve"> INTEGER NOT NULL,</w:t>
      </w:r>
    </w:p>
    <w:p w14:paraId="03A23D48" w14:textId="77777777" w:rsidR="00AD7B90" w:rsidRPr="00F20078" w:rsidRDefault="00AD7B90" w:rsidP="00AD7B90">
      <w:pPr>
        <w:jc w:val="both"/>
        <w:rPr>
          <w:rFonts w:ascii="Arial" w:hAnsi="Arial" w:cs="Arial"/>
        </w:rPr>
      </w:pPr>
      <w:proofErr w:type="gramStart"/>
      <w:r w:rsidRPr="00F20078">
        <w:rPr>
          <w:rFonts w:ascii="Arial" w:hAnsi="Arial" w:cs="Arial"/>
        </w:rPr>
        <w:t>end_estoque</w:t>
      </w:r>
      <w:proofErr w:type="gramEnd"/>
      <w:r w:rsidRPr="00F20078">
        <w:rPr>
          <w:rFonts w:ascii="Arial" w:hAnsi="Arial" w:cs="Arial"/>
        </w:rPr>
        <w:t xml:space="preserve"> VARCHAR(100) NOT NULL,</w:t>
      </w:r>
    </w:p>
    <w:p w14:paraId="0215A177" w14:textId="77777777" w:rsidR="00AD7B90" w:rsidRPr="00F20078" w:rsidRDefault="00AD7B90" w:rsidP="00AD7B90">
      <w:pPr>
        <w:jc w:val="both"/>
        <w:rPr>
          <w:rFonts w:ascii="Arial" w:hAnsi="Arial" w:cs="Arial"/>
          <w:lang w:val="pt-BR"/>
        </w:rPr>
      </w:pPr>
      <w:proofErr w:type="gramStart"/>
      <w:r w:rsidRPr="00F20078">
        <w:rPr>
          <w:rFonts w:ascii="Arial" w:hAnsi="Arial" w:cs="Arial"/>
          <w:lang w:val="pt-BR"/>
        </w:rPr>
        <w:t>estoque_min</w:t>
      </w:r>
      <w:proofErr w:type="gramEnd"/>
      <w:r w:rsidRPr="00F20078">
        <w:rPr>
          <w:rFonts w:ascii="Arial" w:hAnsi="Arial" w:cs="Arial"/>
          <w:lang w:val="pt-BR"/>
        </w:rPr>
        <w:t xml:space="preserve"> integer,</w:t>
      </w:r>
    </w:p>
    <w:p w14:paraId="12E00F73" w14:textId="77777777" w:rsidR="00AD7B90" w:rsidRPr="00F20078" w:rsidRDefault="00AD7B90" w:rsidP="00AD7B90">
      <w:pPr>
        <w:jc w:val="both"/>
        <w:rPr>
          <w:rFonts w:ascii="Arial" w:hAnsi="Arial" w:cs="Arial"/>
          <w:lang w:val="pt-BR"/>
        </w:rPr>
      </w:pPr>
      <w:proofErr w:type="gramStart"/>
      <w:r w:rsidRPr="00F20078">
        <w:rPr>
          <w:rFonts w:ascii="Arial" w:hAnsi="Arial" w:cs="Arial"/>
          <w:lang w:val="pt-BR"/>
        </w:rPr>
        <w:t>estoque_max</w:t>
      </w:r>
      <w:proofErr w:type="gramEnd"/>
      <w:r w:rsidRPr="00F20078">
        <w:rPr>
          <w:rFonts w:ascii="Arial" w:hAnsi="Arial" w:cs="Arial"/>
          <w:lang w:val="pt-BR"/>
        </w:rPr>
        <w:t xml:space="preserve"> integer</w:t>
      </w:r>
    </w:p>
    <w:p w14:paraId="38BD719E" w14:textId="77777777" w:rsidR="00AD7B90" w:rsidRPr="00F20078" w:rsidRDefault="00AD7B90" w:rsidP="00AD7B90">
      <w:pPr>
        <w:jc w:val="both"/>
        <w:rPr>
          <w:rFonts w:ascii="Arial" w:hAnsi="Arial" w:cs="Arial"/>
          <w:lang w:val="pt-BR"/>
        </w:rPr>
      </w:pPr>
      <w:proofErr w:type="gramStart"/>
      <w:r w:rsidRPr="00F20078">
        <w:rPr>
          <w:rFonts w:ascii="Arial" w:hAnsi="Arial" w:cs="Arial"/>
          <w:lang w:val="pt-BR"/>
        </w:rPr>
        <w:t>)</w:t>
      </w:r>
      <w:proofErr w:type="gramEnd"/>
      <w:r w:rsidRPr="00F20078">
        <w:rPr>
          <w:rFonts w:ascii="Arial" w:hAnsi="Arial" w:cs="Arial"/>
          <w:lang w:val="pt-BR"/>
        </w:rPr>
        <w:t>;</w:t>
      </w:r>
    </w:p>
    <w:p w14:paraId="56BC85C6" w14:textId="77777777" w:rsidR="00AD7B90" w:rsidRPr="00F20078" w:rsidRDefault="00AD7B90" w:rsidP="00AD7B90">
      <w:pPr>
        <w:jc w:val="both"/>
        <w:rPr>
          <w:rFonts w:ascii="Arial" w:hAnsi="Arial" w:cs="Arial"/>
          <w:lang w:val="pt-BR"/>
        </w:rPr>
      </w:pPr>
    </w:p>
    <w:p w14:paraId="1964F2CB" w14:textId="77777777" w:rsidR="00AD7B90" w:rsidRPr="00F20078" w:rsidRDefault="00AD7B90" w:rsidP="00AD7B90">
      <w:pPr>
        <w:jc w:val="both"/>
        <w:rPr>
          <w:rFonts w:ascii="Arial" w:hAnsi="Arial" w:cs="Arial"/>
          <w:b/>
          <w:lang w:val="pt-BR"/>
        </w:rPr>
      </w:pPr>
      <w:r w:rsidRPr="00F20078">
        <w:rPr>
          <w:rFonts w:ascii="Arial" w:hAnsi="Arial" w:cs="Arial"/>
          <w:b/>
          <w:lang w:val="pt-BR"/>
        </w:rPr>
        <w:t xml:space="preserve">-- </w:t>
      </w:r>
      <w:proofErr w:type="gramStart"/>
      <w:r w:rsidRPr="00F20078">
        <w:rPr>
          <w:rFonts w:ascii="Arial" w:hAnsi="Arial" w:cs="Arial"/>
          <w:b/>
          <w:lang w:val="pt-BR"/>
        </w:rPr>
        <w:t>Tabela Pedido</w:t>
      </w:r>
      <w:proofErr w:type="gramEnd"/>
    </w:p>
    <w:p w14:paraId="50C324DF" w14:textId="77777777" w:rsidR="00AD7B90" w:rsidRPr="00F20078" w:rsidRDefault="00AD7B90" w:rsidP="00AD7B90">
      <w:pPr>
        <w:jc w:val="both"/>
        <w:rPr>
          <w:rFonts w:ascii="Arial" w:hAnsi="Arial" w:cs="Arial"/>
          <w:lang w:val="pt-BR"/>
        </w:rPr>
      </w:pPr>
      <w:r w:rsidRPr="00F20078">
        <w:rPr>
          <w:rFonts w:ascii="Arial" w:hAnsi="Arial" w:cs="Arial"/>
          <w:lang w:val="pt-BR"/>
        </w:rPr>
        <w:t>DROP TABLE IF EXISTS pedido CASCADE;</w:t>
      </w:r>
    </w:p>
    <w:p w14:paraId="696A51A8" w14:textId="77777777" w:rsidR="00AD7B90" w:rsidRPr="00F20078" w:rsidRDefault="00AD7B90" w:rsidP="00AD7B90">
      <w:pPr>
        <w:jc w:val="both"/>
        <w:rPr>
          <w:rFonts w:ascii="Arial" w:hAnsi="Arial" w:cs="Arial"/>
        </w:rPr>
      </w:pPr>
      <w:r w:rsidRPr="00F20078">
        <w:rPr>
          <w:rFonts w:ascii="Arial" w:hAnsi="Arial" w:cs="Arial"/>
        </w:rPr>
        <w:t>CREATE TABLE pedido (</w:t>
      </w:r>
    </w:p>
    <w:p w14:paraId="2ECB8149" w14:textId="77777777" w:rsidR="00AD7B90" w:rsidRPr="00F20078" w:rsidRDefault="00AD7B90" w:rsidP="00AD7B90">
      <w:pPr>
        <w:jc w:val="both"/>
        <w:rPr>
          <w:rFonts w:ascii="Arial" w:hAnsi="Arial" w:cs="Arial"/>
        </w:rPr>
      </w:pPr>
      <w:proofErr w:type="gramStart"/>
      <w:r w:rsidRPr="00F20078">
        <w:rPr>
          <w:rFonts w:ascii="Arial" w:hAnsi="Arial" w:cs="Arial"/>
        </w:rPr>
        <w:t>id_pedido</w:t>
      </w:r>
      <w:proofErr w:type="gramEnd"/>
      <w:r w:rsidRPr="00F20078">
        <w:rPr>
          <w:rFonts w:ascii="Arial" w:hAnsi="Arial" w:cs="Arial"/>
        </w:rPr>
        <w:t xml:space="preserve"> INT PRIMARY KEY,</w:t>
      </w:r>
    </w:p>
    <w:p w14:paraId="502B8C89" w14:textId="77777777" w:rsidR="00AD7B90" w:rsidRPr="00F20078" w:rsidRDefault="00AD7B90" w:rsidP="00AD7B90">
      <w:pPr>
        <w:jc w:val="both"/>
        <w:rPr>
          <w:rFonts w:ascii="Arial" w:hAnsi="Arial" w:cs="Arial"/>
          <w:lang w:val="pt-BR"/>
        </w:rPr>
      </w:pPr>
      <w:proofErr w:type="gramStart"/>
      <w:r w:rsidRPr="00F20078">
        <w:rPr>
          <w:rFonts w:ascii="Arial" w:hAnsi="Arial" w:cs="Arial"/>
          <w:lang w:val="pt-BR"/>
        </w:rPr>
        <w:t>num_notafiscal_venda</w:t>
      </w:r>
      <w:proofErr w:type="gramEnd"/>
      <w:r w:rsidRPr="00F20078">
        <w:rPr>
          <w:rFonts w:ascii="Arial" w:hAnsi="Arial" w:cs="Arial"/>
          <w:lang w:val="pt-BR"/>
        </w:rPr>
        <w:t xml:space="preserve"> CHAR(50),</w:t>
      </w:r>
    </w:p>
    <w:p w14:paraId="31BB3465" w14:textId="77777777" w:rsidR="00AD7B90" w:rsidRPr="00F20078" w:rsidRDefault="00AD7B90" w:rsidP="00AD7B90">
      <w:pPr>
        <w:jc w:val="both"/>
        <w:rPr>
          <w:rFonts w:ascii="Arial" w:hAnsi="Arial" w:cs="Arial"/>
          <w:lang w:val="pt-BR"/>
        </w:rPr>
      </w:pPr>
      <w:proofErr w:type="gramStart"/>
      <w:r w:rsidRPr="00F20078">
        <w:rPr>
          <w:rFonts w:ascii="Arial" w:hAnsi="Arial" w:cs="Arial"/>
          <w:lang w:val="pt-BR"/>
        </w:rPr>
        <w:t>dt_hora_pedido</w:t>
      </w:r>
      <w:proofErr w:type="gramEnd"/>
      <w:r w:rsidRPr="00F20078">
        <w:rPr>
          <w:rFonts w:ascii="Arial" w:hAnsi="Arial" w:cs="Arial"/>
          <w:lang w:val="pt-BR"/>
        </w:rPr>
        <w:t xml:space="preserve"> TIMESTAMP NOT NULL,</w:t>
      </w:r>
    </w:p>
    <w:p w14:paraId="75D5CB3F" w14:textId="77777777" w:rsidR="00AD7B90" w:rsidRPr="00F20078" w:rsidRDefault="00AD7B90" w:rsidP="00AD7B90">
      <w:pPr>
        <w:jc w:val="both"/>
        <w:rPr>
          <w:rFonts w:ascii="Arial" w:hAnsi="Arial" w:cs="Arial"/>
        </w:rPr>
      </w:pPr>
      <w:proofErr w:type="gramStart"/>
      <w:r w:rsidRPr="00F20078">
        <w:rPr>
          <w:rFonts w:ascii="Arial" w:hAnsi="Arial" w:cs="Arial"/>
        </w:rPr>
        <w:t>valor_total</w:t>
      </w:r>
      <w:proofErr w:type="gramEnd"/>
      <w:r w:rsidRPr="00F20078">
        <w:rPr>
          <w:rFonts w:ascii="Arial" w:hAnsi="Arial" w:cs="Arial"/>
        </w:rPr>
        <w:t xml:space="preserve"> NUMERIC(7,2));</w:t>
      </w:r>
    </w:p>
    <w:p w14:paraId="25E337CF" w14:textId="77777777" w:rsidR="00AD7B90" w:rsidRPr="00F20078" w:rsidRDefault="00AD7B90" w:rsidP="00AD7B90">
      <w:pPr>
        <w:jc w:val="both"/>
        <w:rPr>
          <w:rFonts w:ascii="Arial" w:hAnsi="Arial" w:cs="Arial"/>
        </w:rPr>
      </w:pPr>
    </w:p>
    <w:p w14:paraId="18E0C6DC" w14:textId="77777777" w:rsidR="00AD7B90" w:rsidRPr="00F20078" w:rsidRDefault="00AD7B90" w:rsidP="00AD7B90">
      <w:pPr>
        <w:jc w:val="both"/>
        <w:rPr>
          <w:rFonts w:ascii="Arial" w:hAnsi="Arial" w:cs="Arial"/>
          <w:b/>
        </w:rPr>
      </w:pPr>
      <w:r w:rsidRPr="00F20078">
        <w:rPr>
          <w:rFonts w:ascii="Arial" w:hAnsi="Arial" w:cs="Arial"/>
          <w:b/>
        </w:rPr>
        <w:t>-- Tabela Item</w:t>
      </w:r>
    </w:p>
    <w:p w14:paraId="0239A46B" w14:textId="77777777" w:rsidR="00AD7B90" w:rsidRPr="00F20078" w:rsidRDefault="00AD7B90" w:rsidP="00AD7B90">
      <w:pPr>
        <w:jc w:val="both"/>
        <w:rPr>
          <w:rFonts w:ascii="Arial" w:hAnsi="Arial" w:cs="Arial"/>
        </w:rPr>
      </w:pPr>
      <w:r w:rsidRPr="00F20078">
        <w:rPr>
          <w:rFonts w:ascii="Arial" w:hAnsi="Arial" w:cs="Arial"/>
        </w:rPr>
        <w:t>DROP TABLE IF EXISTS item CASCADE;</w:t>
      </w:r>
    </w:p>
    <w:p w14:paraId="78653CB6" w14:textId="77777777" w:rsidR="00AD7B90" w:rsidRPr="00F20078" w:rsidRDefault="00AD7B90" w:rsidP="00AD7B90">
      <w:pPr>
        <w:jc w:val="both"/>
        <w:rPr>
          <w:rFonts w:ascii="Arial" w:hAnsi="Arial" w:cs="Arial"/>
        </w:rPr>
      </w:pPr>
      <w:r w:rsidRPr="00F20078">
        <w:rPr>
          <w:rFonts w:ascii="Arial" w:hAnsi="Arial" w:cs="Arial"/>
        </w:rPr>
        <w:t>CREATE TABLE item (</w:t>
      </w:r>
    </w:p>
    <w:p w14:paraId="5ED719E3" w14:textId="77777777" w:rsidR="00AD7B90" w:rsidRPr="00F20078" w:rsidRDefault="00AD7B90" w:rsidP="00AD7B90">
      <w:pPr>
        <w:jc w:val="both"/>
        <w:rPr>
          <w:rFonts w:ascii="Arial" w:hAnsi="Arial" w:cs="Arial"/>
        </w:rPr>
      </w:pPr>
      <w:proofErr w:type="gramStart"/>
      <w:r w:rsidRPr="00F20078">
        <w:rPr>
          <w:rFonts w:ascii="Arial" w:hAnsi="Arial" w:cs="Arial"/>
        </w:rPr>
        <w:t>id_item</w:t>
      </w:r>
      <w:proofErr w:type="gramEnd"/>
      <w:r w:rsidRPr="00F20078">
        <w:rPr>
          <w:rFonts w:ascii="Arial" w:hAnsi="Arial" w:cs="Arial"/>
        </w:rPr>
        <w:t xml:space="preserve"> integer primary key,</w:t>
      </w:r>
    </w:p>
    <w:p w14:paraId="7D090F79" w14:textId="77777777" w:rsidR="00AD7B90" w:rsidRPr="00F20078" w:rsidRDefault="00AD7B90" w:rsidP="00AD7B90">
      <w:pPr>
        <w:jc w:val="both"/>
        <w:rPr>
          <w:rFonts w:ascii="Arial" w:hAnsi="Arial" w:cs="Arial"/>
          <w:lang w:val="pt-BR"/>
        </w:rPr>
      </w:pPr>
      <w:r w:rsidRPr="00F20078">
        <w:rPr>
          <w:rFonts w:ascii="Arial" w:hAnsi="Arial" w:cs="Arial"/>
        </w:rPr>
        <w:t xml:space="preserve">    </w:t>
      </w:r>
      <w:proofErr w:type="gramStart"/>
      <w:r w:rsidRPr="00F20078">
        <w:rPr>
          <w:rFonts w:ascii="Arial" w:hAnsi="Arial" w:cs="Arial"/>
          <w:lang w:val="pt-BR"/>
        </w:rPr>
        <w:t>id_pedido</w:t>
      </w:r>
      <w:proofErr w:type="gramEnd"/>
      <w:r w:rsidRPr="00F20078">
        <w:rPr>
          <w:rFonts w:ascii="Arial" w:hAnsi="Arial" w:cs="Arial"/>
          <w:lang w:val="pt-BR"/>
        </w:rPr>
        <w:t xml:space="preserve"> INTEGER, FOREIGN KEY (id_pedido) REFERENCES  pedido  ,</w:t>
      </w:r>
    </w:p>
    <w:p w14:paraId="5FA39861" w14:textId="77777777" w:rsidR="00AD7B90" w:rsidRPr="00F20078" w:rsidRDefault="00AD7B90" w:rsidP="00AD7B90">
      <w:pPr>
        <w:jc w:val="both"/>
        <w:rPr>
          <w:rFonts w:ascii="Arial" w:hAnsi="Arial" w:cs="Arial"/>
        </w:rPr>
      </w:pPr>
      <w:r w:rsidRPr="00F20078">
        <w:rPr>
          <w:rFonts w:ascii="Arial" w:hAnsi="Arial" w:cs="Arial"/>
          <w:lang w:val="pt-BR"/>
        </w:rPr>
        <w:tab/>
      </w:r>
      <w:r w:rsidRPr="00F20078">
        <w:rPr>
          <w:rFonts w:ascii="Arial" w:hAnsi="Arial" w:cs="Arial"/>
        </w:rPr>
        <w:t>cod_</w:t>
      </w:r>
      <w:proofErr w:type="gramStart"/>
      <w:r w:rsidRPr="00F20078">
        <w:rPr>
          <w:rFonts w:ascii="Arial" w:hAnsi="Arial" w:cs="Arial"/>
        </w:rPr>
        <w:t>prod  INTEGER,FOREIGN</w:t>
      </w:r>
      <w:proofErr w:type="gramEnd"/>
      <w:r w:rsidRPr="00F20078">
        <w:rPr>
          <w:rFonts w:ascii="Arial" w:hAnsi="Arial" w:cs="Arial"/>
        </w:rPr>
        <w:t xml:space="preserve"> KEY (cod_prod) REFERENCES  produto ,</w:t>
      </w:r>
    </w:p>
    <w:p w14:paraId="2219B228" w14:textId="77777777" w:rsidR="00AD7B90" w:rsidRPr="00F20078" w:rsidRDefault="00AD7B90" w:rsidP="00AD7B90">
      <w:pPr>
        <w:jc w:val="both"/>
        <w:rPr>
          <w:rFonts w:ascii="Arial" w:hAnsi="Arial" w:cs="Arial"/>
          <w:lang w:val="pt-BR"/>
        </w:rPr>
      </w:pPr>
      <w:r w:rsidRPr="00F20078">
        <w:rPr>
          <w:rFonts w:ascii="Arial" w:hAnsi="Arial" w:cs="Arial"/>
        </w:rPr>
        <w:t xml:space="preserve">    </w:t>
      </w:r>
      <w:proofErr w:type="gramStart"/>
      <w:r w:rsidRPr="00F20078">
        <w:rPr>
          <w:rFonts w:ascii="Arial" w:hAnsi="Arial" w:cs="Arial"/>
          <w:lang w:val="pt-BR"/>
        </w:rPr>
        <w:t>quantidade</w:t>
      </w:r>
      <w:proofErr w:type="gramEnd"/>
      <w:r w:rsidRPr="00F20078">
        <w:rPr>
          <w:rFonts w:ascii="Arial" w:hAnsi="Arial" w:cs="Arial"/>
          <w:lang w:val="pt-BR"/>
        </w:rPr>
        <w:t xml:space="preserve"> NUMERIC(7,2),</w:t>
      </w:r>
    </w:p>
    <w:p w14:paraId="4ED4781B"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valor_venda_uni</w:t>
      </w:r>
      <w:proofErr w:type="gramEnd"/>
      <w:r w:rsidRPr="00F20078">
        <w:rPr>
          <w:rFonts w:ascii="Arial" w:hAnsi="Arial" w:cs="Arial"/>
          <w:lang w:val="pt-BR"/>
        </w:rPr>
        <w:t xml:space="preserve"> NUMERIC(7,2),</w:t>
      </w:r>
    </w:p>
    <w:p w14:paraId="481079E7" w14:textId="77777777" w:rsidR="00AD7B90" w:rsidRPr="00F20078" w:rsidRDefault="00AD7B90" w:rsidP="00AD7B90">
      <w:pPr>
        <w:jc w:val="both"/>
        <w:rPr>
          <w:rFonts w:ascii="Arial" w:hAnsi="Arial" w:cs="Arial"/>
          <w:lang w:val="pt-BR"/>
        </w:rPr>
      </w:pPr>
      <w:proofErr w:type="gramStart"/>
      <w:r w:rsidRPr="00F20078">
        <w:rPr>
          <w:rFonts w:ascii="Arial" w:hAnsi="Arial" w:cs="Arial"/>
          <w:lang w:val="pt-BR"/>
        </w:rPr>
        <w:t>num_notafiscal_venda</w:t>
      </w:r>
      <w:proofErr w:type="gramEnd"/>
      <w:r w:rsidRPr="00F20078">
        <w:rPr>
          <w:rFonts w:ascii="Arial" w:hAnsi="Arial" w:cs="Arial"/>
          <w:lang w:val="pt-BR"/>
        </w:rPr>
        <w:t xml:space="preserve"> NUMERIC(7,2));</w:t>
      </w:r>
    </w:p>
    <w:p w14:paraId="3B216172" w14:textId="77777777" w:rsidR="00AD7B90" w:rsidRPr="00F20078" w:rsidRDefault="00AD7B90" w:rsidP="00AD7B90">
      <w:pPr>
        <w:jc w:val="both"/>
        <w:rPr>
          <w:rFonts w:ascii="Arial" w:hAnsi="Arial" w:cs="Arial"/>
          <w:lang w:val="pt-BR"/>
        </w:rPr>
      </w:pPr>
    </w:p>
    <w:p w14:paraId="0AA413AE" w14:textId="77777777" w:rsidR="00AD7B90" w:rsidRPr="00F20078" w:rsidRDefault="00AD7B90" w:rsidP="00AD7B90">
      <w:pPr>
        <w:jc w:val="both"/>
        <w:rPr>
          <w:rFonts w:ascii="Arial" w:hAnsi="Arial" w:cs="Arial"/>
          <w:b/>
          <w:lang w:val="pt-BR"/>
        </w:rPr>
      </w:pPr>
      <w:r w:rsidRPr="00F20078">
        <w:rPr>
          <w:rFonts w:ascii="Arial" w:hAnsi="Arial" w:cs="Arial"/>
          <w:b/>
          <w:lang w:val="pt-BR"/>
        </w:rPr>
        <w:t>-- Tabela de Troca</w:t>
      </w:r>
    </w:p>
    <w:p w14:paraId="5393B5B4" w14:textId="77777777" w:rsidR="00AD7B90" w:rsidRPr="00F20078" w:rsidRDefault="00AD7B90" w:rsidP="00AD7B90">
      <w:pPr>
        <w:jc w:val="both"/>
        <w:rPr>
          <w:rFonts w:ascii="Arial" w:hAnsi="Arial" w:cs="Arial"/>
        </w:rPr>
      </w:pPr>
      <w:r w:rsidRPr="00F20078">
        <w:rPr>
          <w:rFonts w:ascii="Arial" w:hAnsi="Arial" w:cs="Arial"/>
        </w:rPr>
        <w:lastRenderedPageBreak/>
        <w:t>DROP TABLE IF EXISTS troca CASCADE;</w:t>
      </w:r>
    </w:p>
    <w:p w14:paraId="64AE9CC5" w14:textId="77777777" w:rsidR="00AD7B90" w:rsidRPr="00F20078" w:rsidRDefault="00AD7B90" w:rsidP="00AD7B90">
      <w:pPr>
        <w:jc w:val="both"/>
        <w:rPr>
          <w:rFonts w:ascii="Arial" w:hAnsi="Arial" w:cs="Arial"/>
        </w:rPr>
      </w:pPr>
      <w:r w:rsidRPr="00F20078">
        <w:rPr>
          <w:rFonts w:ascii="Arial" w:hAnsi="Arial" w:cs="Arial"/>
        </w:rPr>
        <w:t>CREATE TABLE troca (</w:t>
      </w:r>
    </w:p>
    <w:p w14:paraId="19C11E5D" w14:textId="77777777" w:rsidR="00AD7B90" w:rsidRPr="00F20078" w:rsidRDefault="00AD7B90"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id_troca</w:t>
      </w:r>
      <w:proofErr w:type="gramEnd"/>
      <w:r w:rsidRPr="00F20078">
        <w:rPr>
          <w:rFonts w:ascii="Arial" w:hAnsi="Arial" w:cs="Arial"/>
        </w:rPr>
        <w:t xml:space="preserve"> INT PRIMARY KEY,</w:t>
      </w:r>
    </w:p>
    <w:p w14:paraId="20B6A5BC" w14:textId="77777777" w:rsidR="00AD7B90" w:rsidRPr="00F20078" w:rsidRDefault="00AD7B90" w:rsidP="00AD7B90">
      <w:pPr>
        <w:jc w:val="both"/>
        <w:rPr>
          <w:rFonts w:ascii="Arial" w:hAnsi="Arial" w:cs="Arial"/>
          <w:lang w:val="pt-BR"/>
        </w:rPr>
      </w:pPr>
      <w:r w:rsidRPr="00F20078">
        <w:rPr>
          <w:rFonts w:ascii="Arial" w:hAnsi="Arial" w:cs="Arial"/>
        </w:rPr>
        <w:t xml:space="preserve">    </w:t>
      </w:r>
      <w:proofErr w:type="gramStart"/>
      <w:r w:rsidRPr="00F20078">
        <w:rPr>
          <w:rFonts w:ascii="Arial" w:hAnsi="Arial" w:cs="Arial"/>
          <w:lang w:val="pt-BR"/>
        </w:rPr>
        <w:t>qtd_prod</w:t>
      </w:r>
      <w:proofErr w:type="gramEnd"/>
      <w:r w:rsidRPr="00F20078">
        <w:rPr>
          <w:rFonts w:ascii="Arial" w:hAnsi="Arial" w:cs="Arial"/>
          <w:lang w:val="pt-BR"/>
        </w:rPr>
        <w:t xml:space="preserve"> NUMERIC(7,2),</w:t>
      </w:r>
    </w:p>
    <w:p w14:paraId="1A00EFDF"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descr_troca</w:t>
      </w:r>
      <w:proofErr w:type="gramEnd"/>
      <w:r w:rsidRPr="00F20078">
        <w:rPr>
          <w:rFonts w:ascii="Arial" w:hAnsi="Arial" w:cs="Arial"/>
          <w:lang w:val="pt-BR"/>
        </w:rPr>
        <w:t xml:space="preserve"> VARCHAR(100),</w:t>
      </w:r>
    </w:p>
    <w:p w14:paraId="30FEF7EF"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tipo_troca</w:t>
      </w:r>
      <w:proofErr w:type="gramEnd"/>
      <w:r w:rsidRPr="00F20078">
        <w:rPr>
          <w:rFonts w:ascii="Arial" w:hAnsi="Arial" w:cs="Arial"/>
          <w:lang w:val="pt-BR"/>
        </w:rPr>
        <w:t xml:space="preserve"> CHAR (4) CHECK( tipo_troca IN ('forn', 'cli')),</w:t>
      </w:r>
    </w:p>
    <w:p w14:paraId="407A4EF6" w14:textId="77777777" w:rsidR="00AD7B90" w:rsidRPr="00F20078" w:rsidRDefault="00AD7B90" w:rsidP="00AD7B90">
      <w:pPr>
        <w:jc w:val="both"/>
        <w:rPr>
          <w:rFonts w:ascii="Arial" w:hAnsi="Arial" w:cs="Arial"/>
        </w:rPr>
      </w:pPr>
      <w:r w:rsidRPr="00F20078">
        <w:rPr>
          <w:rFonts w:ascii="Arial" w:hAnsi="Arial" w:cs="Arial"/>
          <w:lang w:val="pt-BR"/>
        </w:rPr>
        <w:t xml:space="preserve">    </w:t>
      </w:r>
      <w:proofErr w:type="gramStart"/>
      <w:r w:rsidRPr="00F20078">
        <w:rPr>
          <w:rFonts w:ascii="Arial" w:hAnsi="Arial" w:cs="Arial"/>
        </w:rPr>
        <w:t>cod_prod</w:t>
      </w:r>
      <w:proofErr w:type="gramEnd"/>
      <w:r w:rsidRPr="00F20078">
        <w:rPr>
          <w:rFonts w:ascii="Arial" w:hAnsi="Arial" w:cs="Arial"/>
        </w:rPr>
        <w:t xml:space="preserve"> INT, FOREIGN KEY (cod_prod) REFERENCES  produto  );</w:t>
      </w:r>
    </w:p>
    <w:p w14:paraId="2F34039E" w14:textId="77777777" w:rsidR="00AD7B90" w:rsidRPr="00F20078" w:rsidRDefault="00AD7B90" w:rsidP="00AD7B90">
      <w:pPr>
        <w:jc w:val="both"/>
        <w:rPr>
          <w:rFonts w:ascii="Arial" w:hAnsi="Arial" w:cs="Arial"/>
        </w:rPr>
      </w:pPr>
    </w:p>
    <w:p w14:paraId="797B8C7A" w14:textId="77777777" w:rsidR="00AD7B90" w:rsidRPr="00F20078" w:rsidRDefault="00AD7B90" w:rsidP="00AD7B90">
      <w:pPr>
        <w:jc w:val="both"/>
        <w:rPr>
          <w:rFonts w:ascii="Arial" w:hAnsi="Arial" w:cs="Arial"/>
          <w:b/>
          <w:lang w:val="pt-BR"/>
        </w:rPr>
      </w:pPr>
      <w:r w:rsidRPr="00F20078">
        <w:rPr>
          <w:rFonts w:ascii="Arial" w:hAnsi="Arial" w:cs="Arial"/>
          <w:b/>
          <w:lang w:val="pt-BR"/>
        </w:rPr>
        <w:t>-- Tabela de Descarte</w:t>
      </w:r>
    </w:p>
    <w:p w14:paraId="13C91A7C" w14:textId="77777777" w:rsidR="00AD7B90" w:rsidRPr="00F20078" w:rsidRDefault="00AD7B90" w:rsidP="00AD7B90">
      <w:pPr>
        <w:jc w:val="both"/>
        <w:rPr>
          <w:rFonts w:ascii="Arial" w:hAnsi="Arial" w:cs="Arial"/>
          <w:lang w:val="pt-BR"/>
        </w:rPr>
      </w:pPr>
      <w:r w:rsidRPr="00F20078">
        <w:rPr>
          <w:rFonts w:ascii="Arial" w:hAnsi="Arial" w:cs="Arial"/>
          <w:lang w:val="pt-BR"/>
        </w:rPr>
        <w:t>DROP TABLE IF EXISTS descarte CASCADE;</w:t>
      </w:r>
    </w:p>
    <w:p w14:paraId="2509CBC2" w14:textId="77777777" w:rsidR="00AD7B90" w:rsidRPr="00F20078" w:rsidRDefault="00AD7B90" w:rsidP="00AD7B90">
      <w:pPr>
        <w:jc w:val="both"/>
        <w:rPr>
          <w:rFonts w:ascii="Arial" w:hAnsi="Arial" w:cs="Arial"/>
        </w:rPr>
      </w:pPr>
      <w:r w:rsidRPr="00F20078">
        <w:rPr>
          <w:rFonts w:ascii="Arial" w:hAnsi="Arial" w:cs="Arial"/>
        </w:rPr>
        <w:t>CREATE TABLE descarte (</w:t>
      </w:r>
    </w:p>
    <w:p w14:paraId="03DA9A9C" w14:textId="77777777" w:rsidR="00AD7B90" w:rsidRPr="00F20078" w:rsidRDefault="00AD7B90" w:rsidP="00AD7B90">
      <w:pPr>
        <w:jc w:val="both"/>
        <w:rPr>
          <w:rFonts w:ascii="Arial" w:hAnsi="Arial" w:cs="Arial"/>
        </w:rPr>
      </w:pPr>
      <w:r w:rsidRPr="00F20078">
        <w:rPr>
          <w:rFonts w:ascii="Arial" w:hAnsi="Arial" w:cs="Arial"/>
        </w:rPr>
        <w:t xml:space="preserve">    id_</w:t>
      </w:r>
      <w:proofErr w:type="gramStart"/>
      <w:r w:rsidRPr="00F20078">
        <w:rPr>
          <w:rFonts w:ascii="Arial" w:hAnsi="Arial" w:cs="Arial"/>
        </w:rPr>
        <w:t>desc  INT</w:t>
      </w:r>
      <w:proofErr w:type="gramEnd"/>
      <w:r w:rsidRPr="00F20078">
        <w:rPr>
          <w:rFonts w:ascii="Arial" w:hAnsi="Arial" w:cs="Arial"/>
        </w:rPr>
        <w:t xml:space="preserve"> PRIMARY KEY,</w:t>
      </w:r>
    </w:p>
    <w:p w14:paraId="746A10EF" w14:textId="77777777" w:rsidR="00AD7B90" w:rsidRPr="00F20078" w:rsidRDefault="00AD7B90"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cod_prod</w:t>
      </w:r>
      <w:proofErr w:type="gramEnd"/>
      <w:r w:rsidRPr="00F20078">
        <w:rPr>
          <w:rFonts w:ascii="Arial" w:hAnsi="Arial" w:cs="Arial"/>
        </w:rPr>
        <w:t xml:space="preserve"> INT, FOREIGN KEY (cod_prod) REFERENCES  produto,</w:t>
      </w:r>
    </w:p>
    <w:p w14:paraId="24189EDB" w14:textId="77777777" w:rsidR="00AD7B90" w:rsidRPr="00F20078" w:rsidRDefault="00AD7B90" w:rsidP="00AD7B90">
      <w:pPr>
        <w:jc w:val="both"/>
        <w:rPr>
          <w:rFonts w:ascii="Arial" w:hAnsi="Arial" w:cs="Arial"/>
          <w:lang w:val="pt-BR"/>
        </w:rPr>
      </w:pPr>
      <w:r w:rsidRPr="00F20078">
        <w:rPr>
          <w:rFonts w:ascii="Arial" w:hAnsi="Arial" w:cs="Arial"/>
        </w:rPr>
        <w:t xml:space="preserve">    </w:t>
      </w:r>
      <w:proofErr w:type="gramStart"/>
      <w:r w:rsidRPr="00F20078">
        <w:rPr>
          <w:rFonts w:ascii="Arial" w:hAnsi="Arial" w:cs="Arial"/>
          <w:lang w:val="pt-BR"/>
        </w:rPr>
        <w:t>descr_desc</w:t>
      </w:r>
      <w:proofErr w:type="gramEnd"/>
      <w:r w:rsidRPr="00F20078">
        <w:rPr>
          <w:rFonts w:ascii="Arial" w:hAnsi="Arial" w:cs="Arial"/>
          <w:lang w:val="pt-BR"/>
        </w:rPr>
        <w:t xml:space="preserve"> VARCHAR(50),</w:t>
      </w:r>
    </w:p>
    <w:p w14:paraId="5F92FF1D"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qtd_prod</w:t>
      </w:r>
      <w:proofErr w:type="gramEnd"/>
      <w:r w:rsidRPr="00F20078">
        <w:rPr>
          <w:rFonts w:ascii="Arial" w:hAnsi="Arial" w:cs="Arial"/>
          <w:lang w:val="pt-BR"/>
        </w:rPr>
        <w:t xml:space="preserve"> NUMERIC(7,2));</w:t>
      </w:r>
    </w:p>
    <w:p w14:paraId="2551E749" w14:textId="77777777" w:rsidR="00AD7B90" w:rsidRPr="00F20078" w:rsidRDefault="00AD7B90" w:rsidP="00AD7B90">
      <w:pPr>
        <w:jc w:val="both"/>
        <w:rPr>
          <w:rFonts w:ascii="Arial" w:hAnsi="Arial" w:cs="Arial"/>
          <w:lang w:val="pt-BR"/>
        </w:rPr>
      </w:pPr>
    </w:p>
    <w:p w14:paraId="522296A3" w14:textId="77777777" w:rsidR="00AD7B90" w:rsidRPr="00F20078" w:rsidRDefault="00AD7B90" w:rsidP="00AD7B90">
      <w:pPr>
        <w:jc w:val="both"/>
        <w:rPr>
          <w:rFonts w:ascii="Arial" w:hAnsi="Arial" w:cs="Arial"/>
          <w:b/>
          <w:lang w:val="pt-BR"/>
        </w:rPr>
      </w:pPr>
      <w:r w:rsidRPr="00F20078">
        <w:rPr>
          <w:rFonts w:ascii="Arial" w:hAnsi="Arial" w:cs="Arial"/>
          <w:b/>
          <w:lang w:val="pt-BR"/>
        </w:rPr>
        <w:t xml:space="preserve">-- Tabela de Devolucao </w:t>
      </w:r>
    </w:p>
    <w:p w14:paraId="13F9D11F" w14:textId="77777777" w:rsidR="00AD7B90" w:rsidRPr="00F20078" w:rsidRDefault="00AD7B90" w:rsidP="00AD7B90">
      <w:pPr>
        <w:jc w:val="both"/>
        <w:rPr>
          <w:rFonts w:ascii="Arial" w:hAnsi="Arial" w:cs="Arial"/>
        </w:rPr>
      </w:pPr>
      <w:r w:rsidRPr="00F20078">
        <w:rPr>
          <w:rFonts w:ascii="Arial" w:hAnsi="Arial" w:cs="Arial"/>
        </w:rPr>
        <w:t>DROP TABLE IF EXISTS devolucao CASCADE;</w:t>
      </w:r>
    </w:p>
    <w:p w14:paraId="71D846EF" w14:textId="77777777" w:rsidR="00AD7B90" w:rsidRPr="00F20078" w:rsidRDefault="00AD7B90" w:rsidP="00AD7B90">
      <w:pPr>
        <w:jc w:val="both"/>
        <w:rPr>
          <w:rFonts w:ascii="Arial" w:hAnsi="Arial" w:cs="Arial"/>
        </w:rPr>
      </w:pPr>
      <w:r w:rsidRPr="00F20078">
        <w:rPr>
          <w:rFonts w:ascii="Arial" w:hAnsi="Arial" w:cs="Arial"/>
        </w:rPr>
        <w:t>CREATE TABLE devolucao (</w:t>
      </w:r>
    </w:p>
    <w:p w14:paraId="11263344" w14:textId="77777777" w:rsidR="00AD7B90" w:rsidRPr="00F20078" w:rsidRDefault="00AD7B90"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id_dev</w:t>
      </w:r>
      <w:proofErr w:type="gramEnd"/>
      <w:r w:rsidRPr="00F20078">
        <w:rPr>
          <w:rFonts w:ascii="Arial" w:hAnsi="Arial" w:cs="Arial"/>
        </w:rPr>
        <w:t xml:space="preserve"> INT  PRIMARY KEY,</w:t>
      </w:r>
    </w:p>
    <w:p w14:paraId="018975AC" w14:textId="77777777" w:rsidR="00AD7B90" w:rsidRPr="00F20078" w:rsidRDefault="00AD7B90"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cod_prod</w:t>
      </w:r>
      <w:proofErr w:type="gramEnd"/>
      <w:r w:rsidRPr="00F20078">
        <w:rPr>
          <w:rFonts w:ascii="Arial" w:hAnsi="Arial" w:cs="Arial"/>
        </w:rPr>
        <w:t xml:space="preserve"> INT , FOREIGN KEY (cod_prod) REFERENCES  produto  ,</w:t>
      </w:r>
    </w:p>
    <w:p w14:paraId="11740348" w14:textId="77777777" w:rsidR="00AD7B90" w:rsidRPr="00F20078" w:rsidRDefault="00AD7B90" w:rsidP="00AD7B90">
      <w:pPr>
        <w:jc w:val="both"/>
        <w:rPr>
          <w:rFonts w:ascii="Arial" w:hAnsi="Arial" w:cs="Arial"/>
          <w:lang w:val="pt-BR"/>
        </w:rPr>
      </w:pPr>
      <w:r w:rsidRPr="00F20078">
        <w:rPr>
          <w:rFonts w:ascii="Arial" w:hAnsi="Arial" w:cs="Arial"/>
        </w:rPr>
        <w:t xml:space="preserve">    </w:t>
      </w:r>
      <w:proofErr w:type="gramStart"/>
      <w:r w:rsidRPr="00F20078">
        <w:rPr>
          <w:rFonts w:ascii="Arial" w:hAnsi="Arial" w:cs="Arial"/>
          <w:lang w:val="pt-BR"/>
        </w:rPr>
        <w:t>tipo_devo</w:t>
      </w:r>
      <w:proofErr w:type="gramEnd"/>
      <w:r w:rsidRPr="00F20078">
        <w:rPr>
          <w:rFonts w:ascii="Arial" w:hAnsi="Arial" w:cs="Arial"/>
          <w:lang w:val="pt-BR"/>
        </w:rPr>
        <w:t xml:space="preserve"> CHAR NOT NULL CHECK (tipo_devo IN ('forn', 'cli')),</w:t>
      </w:r>
    </w:p>
    <w:p w14:paraId="2AAE92B0"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descr_devo</w:t>
      </w:r>
      <w:proofErr w:type="gramEnd"/>
      <w:r w:rsidRPr="00F20078">
        <w:rPr>
          <w:rFonts w:ascii="Arial" w:hAnsi="Arial" w:cs="Arial"/>
          <w:lang w:val="pt-BR"/>
        </w:rPr>
        <w:t xml:space="preserve"> VARCHAR(50),</w:t>
      </w:r>
    </w:p>
    <w:p w14:paraId="063E2B64"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qtd_prod</w:t>
      </w:r>
      <w:proofErr w:type="gramEnd"/>
      <w:r w:rsidRPr="00F20078">
        <w:rPr>
          <w:rFonts w:ascii="Arial" w:hAnsi="Arial" w:cs="Arial"/>
          <w:lang w:val="pt-BR"/>
        </w:rPr>
        <w:t xml:space="preserve"> NUMERIC(7,2)</w:t>
      </w:r>
    </w:p>
    <w:p w14:paraId="1A135510" w14:textId="77777777" w:rsidR="00AD7B90" w:rsidRPr="00F20078" w:rsidRDefault="00AD7B90" w:rsidP="00AD7B90">
      <w:pPr>
        <w:jc w:val="both"/>
        <w:rPr>
          <w:rFonts w:ascii="Arial" w:hAnsi="Arial" w:cs="Arial"/>
          <w:lang w:val="pt-BR"/>
        </w:rPr>
      </w:pPr>
      <w:proofErr w:type="gramStart"/>
      <w:r w:rsidRPr="00F20078">
        <w:rPr>
          <w:rFonts w:ascii="Arial" w:hAnsi="Arial" w:cs="Arial"/>
          <w:lang w:val="pt-BR"/>
        </w:rPr>
        <w:t>)</w:t>
      </w:r>
      <w:proofErr w:type="gramEnd"/>
      <w:r w:rsidRPr="00F20078">
        <w:rPr>
          <w:rFonts w:ascii="Arial" w:hAnsi="Arial" w:cs="Arial"/>
          <w:lang w:val="pt-BR"/>
        </w:rPr>
        <w:t>;</w:t>
      </w:r>
    </w:p>
    <w:p w14:paraId="72B30BB5" w14:textId="77777777" w:rsidR="00AD7B90" w:rsidRPr="00F20078" w:rsidRDefault="00AD7B90" w:rsidP="00AD7B90">
      <w:pPr>
        <w:jc w:val="both"/>
        <w:rPr>
          <w:rFonts w:ascii="Arial" w:hAnsi="Arial" w:cs="Arial"/>
          <w:lang w:val="pt-BR"/>
        </w:rPr>
      </w:pPr>
    </w:p>
    <w:p w14:paraId="59D50C7C" w14:textId="77777777" w:rsidR="00AD7B90" w:rsidRPr="00F20078" w:rsidRDefault="00AD7B90" w:rsidP="00AD7B90">
      <w:pPr>
        <w:jc w:val="both"/>
        <w:rPr>
          <w:rFonts w:ascii="Arial" w:hAnsi="Arial" w:cs="Arial"/>
          <w:noProof/>
          <w:lang w:val="pt-BR" w:eastAsia="pt-BR"/>
        </w:rPr>
      </w:pPr>
      <w:r w:rsidRPr="00F20078">
        <w:rPr>
          <w:rFonts w:ascii="Arial" w:hAnsi="Arial" w:cs="Arial"/>
          <w:b/>
          <w:lang w:val="pt-BR"/>
        </w:rPr>
        <w:t>-- População tabela Categoria</w:t>
      </w:r>
    </w:p>
    <w:p w14:paraId="5D4CDEAA" w14:textId="77777777" w:rsidR="00AD7B90" w:rsidRPr="00F20078" w:rsidRDefault="00AD7B90" w:rsidP="00AD7B90">
      <w:pPr>
        <w:jc w:val="both"/>
        <w:rPr>
          <w:rFonts w:ascii="Arial" w:hAnsi="Arial" w:cs="Arial"/>
          <w:noProof/>
          <w:lang w:val="pt-BR" w:eastAsia="pt-BR"/>
        </w:rPr>
      </w:pPr>
      <w:r w:rsidRPr="00F20078">
        <w:rPr>
          <w:rFonts w:ascii="Arial" w:hAnsi="Arial" w:cs="Arial"/>
          <w:noProof/>
          <w:lang w:val="pt-BR" w:eastAsia="pt-BR"/>
        </w:rPr>
        <w:t xml:space="preserve">INSERT INTO categoria VALUES ( 01, 'Bebida não alcoólica', 'Água mineral,Água mineral com gás, Água de coco, Água tônica, Chá Gelado, Energético, Groselha, Isotônico, Refrigerante, Suco e Cerveja sem alcool.') ; </w:t>
      </w:r>
      <w:r w:rsidRPr="00F20078">
        <w:rPr>
          <w:rFonts w:ascii="Arial" w:hAnsi="Arial" w:cs="Arial"/>
          <w:noProof/>
          <w:lang w:val="pt-BR" w:eastAsia="pt-BR"/>
        </w:rPr>
        <w:tab/>
      </w:r>
    </w:p>
    <w:p w14:paraId="690715FE" w14:textId="77777777" w:rsidR="00AD7B90" w:rsidRPr="00F20078" w:rsidRDefault="00AD7B90" w:rsidP="00AD7B90">
      <w:pPr>
        <w:jc w:val="both"/>
        <w:rPr>
          <w:rFonts w:ascii="Arial" w:hAnsi="Arial" w:cs="Arial"/>
          <w:noProof/>
          <w:lang w:val="pt-BR" w:eastAsia="pt-BR"/>
        </w:rPr>
      </w:pPr>
      <w:r w:rsidRPr="00F20078">
        <w:rPr>
          <w:rFonts w:ascii="Arial" w:hAnsi="Arial" w:cs="Arial"/>
          <w:noProof/>
          <w:lang w:val="pt-BR" w:eastAsia="pt-BR"/>
        </w:rPr>
        <w:t xml:space="preserve">INSERT INTO categoria VALUES ( 02, 'Bebida alcoólica','Absinto, Cachaça, Gim, Rum, Whisky, Vodka, Cerveja, Vinho, Champanhe, Cidra, Espumante, Conhaque, Saquê, Tequila, Licor') ; </w:t>
      </w:r>
    </w:p>
    <w:p w14:paraId="4FE3A33D" w14:textId="77777777" w:rsidR="00AD7B90" w:rsidRPr="00F20078" w:rsidRDefault="00AD7B90" w:rsidP="00AD7B90">
      <w:pPr>
        <w:jc w:val="both"/>
        <w:rPr>
          <w:rFonts w:ascii="Arial" w:hAnsi="Arial" w:cs="Arial"/>
          <w:noProof/>
          <w:lang w:val="pt-BR" w:eastAsia="pt-BR"/>
        </w:rPr>
      </w:pPr>
      <w:r w:rsidRPr="00F20078">
        <w:rPr>
          <w:rFonts w:ascii="Arial" w:hAnsi="Arial" w:cs="Arial"/>
          <w:noProof/>
          <w:lang w:val="pt-BR" w:eastAsia="pt-BR"/>
        </w:rPr>
        <w:t>SELECT * FROM categoria;</w:t>
      </w:r>
    </w:p>
    <w:p w14:paraId="6AFA3F90" w14:textId="77777777" w:rsidR="00AD7B90" w:rsidRPr="00F20078" w:rsidRDefault="00AD7B90" w:rsidP="00AD7B90">
      <w:pPr>
        <w:jc w:val="both"/>
        <w:rPr>
          <w:rFonts w:ascii="Arial" w:hAnsi="Arial" w:cs="Arial"/>
          <w:noProof/>
          <w:lang w:val="pt-BR" w:eastAsia="pt-BR"/>
        </w:rPr>
      </w:pPr>
    </w:p>
    <w:p w14:paraId="1D656070" w14:textId="77777777" w:rsidR="00AD7B90" w:rsidRDefault="00AD7B90" w:rsidP="00AD7B90">
      <w:pPr>
        <w:jc w:val="both"/>
        <w:rPr>
          <w:rFonts w:ascii="Arial" w:hAnsi="Arial" w:cs="Arial"/>
          <w:b/>
          <w:lang w:val="pt-BR"/>
        </w:rPr>
      </w:pPr>
      <w:r w:rsidRPr="00F20078">
        <w:rPr>
          <w:rFonts w:ascii="Arial" w:hAnsi="Arial" w:cs="Arial"/>
          <w:b/>
          <w:lang w:val="pt-BR"/>
        </w:rPr>
        <w:t>Requisito 01- Cadastrar produtos. SQL</w:t>
      </w:r>
    </w:p>
    <w:p w14:paraId="63B8B8DD" w14:textId="77777777" w:rsidR="00F20078" w:rsidRPr="00F20078" w:rsidRDefault="00F20078" w:rsidP="00AD7B90">
      <w:pPr>
        <w:jc w:val="both"/>
        <w:rPr>
          <w:rFonts w:ascii="Arial" w:hAnsi="Arial" w:cs="Arial"/>
          <w:b/>
          <w:lang w:val="pt-BR"/>
        </w:rPr>
      </w:pPr>
    </w:p>
    <w:p w14:paraId="55317C88" w14:textId="77777777" w:rsidR="00AD7B90" w:rsidRPr="00F20078" w:rsidRDefault="00AD7B90" w:rsidP="00AD7B90">
      <w:pPr>
        <w:jc w:val="both"/>
        <w:rPr>
          <w:rFonts w:ascii="Arial" w:hAnsi="Arial" w:cs="Arial"/>
          <w:b/>
          <w:lang w:val="pt-BR"/>
        </w:rPr>
      </w:pPr>
      <w:r w:rsidRPr="00F20078">
        <w:rPr>
          <w:rFonts w:ascii="Arial" w:hAnsi="Arial" w:cs="Arial"/>
          <w:b/>
          <w:lang w:val="pt-BR"/>
        </w:rPr>
        <w:t xml:space="preserve">-- População tabela produto (categoria </w:t>
      </w:r>
      <w:proofErr w:type="gramStart"/>
      <w:r w:rsidRPr="00F20078">
        <w:rPr>
          <w:rFonts w:ascii="Arial" w:hAnsi="Arial" w:cs="Arial"/>
          <w:b/>
          <w:lang w:val="pt-BR"/>
        </w:rPr>
        <w:t>1</w:t>
      </w:r>
      <w:proofErr w:type="gramEnd"/>
      <w:r w:rsidRPr="00F20078">
        <w:rPr>
          <w:rFonts w:ascii="Arial" w:hAnsi="Arial" w:cs="Arial"/>
          <w:b/>
          <w:lang w:val="pt-BR"/>
        </w:rPr>
        <w:t>)</w:t>
      </w:r>
    </w:p>
    <w:p w14:paraId="6683510F" w14:textId="77777777" w:rsidR="00AD7B90" w:rsidRPr="00F20078" w:rsidRDefault="00AD7B90" w:rsidP="00AD7B90">
      <w:pPr>
        <w:jc w:val="both"/>
        <w:rPr>
          <w:rFonts w:ascii="Arial" w:hAnsi="Arial" w:cs="Arial"/>
          <w:lang w:val="pt-BR"/>
        </w:rPr>
      </w:pPr>
      <w:r w:rsidRPr="00F20078">
        <w:rPr>
          <w:rFonts w:ascii="Arial" w:hAnsi="Arial" w:cs="Arial"/>
          <w:lang w:val="pt-BR"/>
        </w:rPr>
        <w:t>ALTER TABLE produto ADD COLUMN prod_marca VARCHAR (100);</w:t>
      </w:r>
    </w:p>
    <w:p w14:paraId="56C99C9E"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ALTER TABLE produto ALTER COLUMN qtd_medida TYPE NUMERIC (4,1) </w:t>
      </w:r>
    </w:p>
    <w:p w14:paraId="0F8A3005"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100,'ÁGUA','ÁGUA MINERAL',1 ,500,'ml','BONAFONT') ; </w:t>
      </w:r>
    </w:p>
    <w:p w14:paraId="4360E265"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101,'ÁGUA','ÁGUA MINERAL COM GÁS',1 ,500, 'ml', 'BONAFONT') ; </w:t>
      </w:r>
    </w:p>
    <w:p w14:paraId="76DA0778"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102,'ÁGUA','ÁGUA MINERAL',1 ,1, 'litro','BONAFONT') ;  </w:t>
      </w:r>
    </w:p>
    <w:p w14:paraId="255D6B13"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103,'ÁGUA','ÁGUA MINERAL COM GÁS',1,1, 'litro', 'BONAFONT') ;  </w:t>
      </w:r>
    </w:p>
    <w:p w14:paraId="0BE181B6"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104,'ÁGUA DE COCO','ÁGUA DE COCO',1 ,200, 'ml','DU COCO') ;</w:t>
      </w:r>
    </w:p>
    <w:p w14:paraId="6539D35E"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105,'ÁGUA DE COCO','ÁGUA DE COCO',1 ,1, 'litro', 'DU COCO') ;</w:t>
      </w:r>
    </w:p>
    <w:p w14:paraId="766EBC73"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106,'ÁGUA TÔNICA','ÁGUA TÔNICA',1,350,'ml', 'ANTARCTICA') ;  </w:t>
      </w:r>
    </w:p>
    <w:p w14:paraId="114078EC"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107,'ÁGUA TÔNICA','ÁGUA TÔNICA',1,350 ,'ml' 'Schweppes') ;</w:t>
      </w:r>
    </w:p>
    <w:p w14:paraId="716BB3FF"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108,'CHÁ GELADO','SABOR LIMÃO',1,450 ,'ml', 'CHÁ ICE TEA LEÃO') ;  </w:t>
      </w:r>
    </w:p>
    <w:p w14:paraId="4BE53BAA"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109,'CHÁ GELADO','SABOR MATTE',1, 450, 'ml', 'CHÁ ICE TEA LEÃO') ; </w:t>
      </w:r>
    </w:p>
    <w:p w14:paraId="342ED6AE"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110, 'CHÁ GELADO','SABOR PESSEGO',1,450 ,'ml', 'CHÁ ICE TEA LEÃO') ;</w:t>
      </w:r>
    </w:p>
    <w:p w14:paraId="03EE9699" w14:textId="77777777" w:rsidR="00AD7B90" w:rsidRPr="00F20078" w:rsidRDefault="00AD7B90" w:rsidP="00AD7B90">
      <w:pPr>
        <w:jc w:val="both"/>
        <w:rPr>
          <w:rFonts w:ascii="Arial" w:hAnsi="Arial" w:cs="Arial"/>
          <w:lang w:val="pt-BR"/>
        </w:rPr>
      </w:pPr>
    </w:p>
    <w:p w14:paraId="731426B3"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111,'ENERGÉTICO','Bebida Energética',1, 250, 'ml', 'RED BULL ENERGY DRINK');</w:t>
      </w:r>
    </w:p>
    <w:p w14:paraId="671D86EE"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112, 'ENERGÉTICO','Bebida Energética',1,473,'ml','Monster Energy');</w:t>
      </w:r>
    </w:p>
    <w:p w14:paraId="72CE337F"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113, 'ENERGÉTICO','Bebida Energética com Guaraná',1, 1, 'litro', 'Fusion Energy Drink');</w:t>
      </w:r>
    </w:p>
    <w:p w14:paraId="6B9A8393"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114, 'ENERGÉTICO','Bebida Energética com Guaraná',1, 2, 'litros','Long One');</w:t>
      </w:r>
    </w:p>
    <w:p w14:paraId="21B682BC"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115, 'ENERGÉTICO','Bebida Energética com Guaraná',1, 2, 'litros', 'VIBE ENERGY'); </w:t>
      </w:r>
    </w:p>
    <w:p w14:paraId="71C22229"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116, 'GROSELHA','Xarope De Groselha',1, 900, 'ml','Milani');</w:t>
      </w:r>
    </w:p>
    <w:p w14:paraId="3FA5841E"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117,'Isotônico','Isotonico Mix de Frutas',1, 500, 'ml', 'Powerade');</w:t>
      </w:r>
    </w:p>
    <w:p w14:paraId="4BCA4B3D"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118, 'Isotônico','Isotonico Mix de Frutas',1, 500, 'ml', 'Powerade');</w:t>
      </w:r>
    </w:p>
    <w:p w14:paraId="2AB542EC"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119, 'Isotônico','Isotonico Sabor Uva',1, 500, 'ml', 'Powerade');</w:t>
      </w:r>
    </w:p>
    <w:p w14:paraId="06D51075"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120, 'Isotônico','Isotonico Sabor Limão',1, 500, 'ml', 'Powerade'); </w:t>
      </w:r>
    </w:p>
    <w:p w14:paraId="36E51F3D" w14:textId="77777777" w:rsidR="00AD7B90" w:rsidRPr="00F20078" w:rsidRDefault="00AD7B90" w:rsidP="00AD7B90">
      <w:pPr>
        <w:jc w:val="both"/>
        <w:rPr>
          <w:rFonts w:ascii="Arial" w:hAnsi="Arial" w:cs="Arial"/>
          <w:lang w:val="pt-BR"/>
        </w:rPr>
      </w:pPr>
    </w:p>
    <w:p w14:paraId="0EEC2C9F"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121, 'Isotônico','Isotonico Sabor Morango',1, 500, 'ml', 'Powerade');  </w:t>
      </w:r>
    </w:p>
    <w:p w14:paraId="157891DA"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122, 'Isotônico','Isotonico Sabor Futas Cítricas',1, 500, 'ml', 'Powerade'); </w:t>
      </w:r>
    </w:p>
    <w:p w14:paraId="4D80139D"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123, 'Isotônico','Isotonico Sabor Laranja',1, 500, 'ml', 'Powerade'); </w:t>
      </w:r>
    </w:p>
    <w:p w14:paraId="457D4973"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124, 'Isotônico','Isotonico Sabor Maracujá',1, 500, 'ml', 'Gatorade'); </w:t>
      </w:r>
    </w:p>
    <w:p w14:paraId="72778B54"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125, 'Isotônico','Isotonico Sabor Tangerina',1, 500, 'ml','Gatorade');</w:t>
      </w:r>
    </w:p>
    <w:p w14:paraId="6F290B73"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126, 'Isotônico','Isotonico Sabor Uva',1, 500, 'ml', 'Gatorade'); </w:t>
      </w:r>
    </w:p>
    <w:p w14:paraId="14A93763"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127, 'Isotônico','Isotonico Sabor Limão',1, 500, 'ml','Gatorade'); </w:t>
      </w:r>
    </w:p>
    <w:p w14:paraId="3ABE8723"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128, 'Isotônico','Isotonico Sabor Morango',1, 500, 'ml', 'Gatorade'); </w:t>
      </w:r>
    </w:p>
    <w:p w14:paraId="3A533011"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129,  'Isotônico','Isotonico Sabor Futas Cítricas',1, 500, 'ml','Gatorade'); </w:t>
      </w:r>
    </w:p>
    <w:p w14:paraId="2467DAAA"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130, 'Isotônico','Isotonico Sabor Maracujá',1, 500, 'ml', 'Gatorade'); </w:t>
      </w:r>
    </w:p>
    <w:p w14:paraId="3F3C611B" w14:textId="77777777" w:rsidR="00AD7B90" w:rsidRPr="00F20078" w:rsidRDefault="00AD7B90" w:rsidP="00AD7B90">
      <w:pPr>
        <w:jc w:val="both"/>
        <w:rPr>
          <w:rFonts w:ascii="Arial" w:hAnsi="Arial" w:cs="Arial"/>
          <w:lang w:val="pt-BR"/>
        </w:rPr>
      </w:pPr>
    </w:p>
    <w:p w14:paraId="0A662F3D"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131, 'Isotônico','Isotonico Sabor Laranja',1, 500, 'ml', 'Gatorade');</w:t>
      </w:r>
    </w:p>
    <w:p w14:paraId="0D2EF641"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132, 'Refrigerante Lata','Sabor Cola',1, 350, 'ml','Coca-cola'); </w:t>
      </w:r>
    </w:p>
    <w:p w14:paraId="5DA9CCD7"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133, 'Refrigerante Lata','Sabor Cola',1, 220, 'ml', 'Coca-cola'); ; </w:t>
      </w:r>
    </w:p>
    <w:p w14:paraId="56243AE8"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134, 'Refrigerante garrafa','Sabor Cola',1, 200, 'ml', 'Coca-cola'); </w:t>
      </w:r>
    </w:p>
    <w:p w14:paraId="46F4B836"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135, 'Refrigerante garrafa','Sabor Cola',1, 1.5, 'litro', 'Coca-cola');  </w:t>
      </w:r>
    </w:p>
    <w:p w14:paraId="354BD8F8"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136, 'Refrigerante garrafa','Sabor Cola',1, 2, 'litros', 'Coca-cola');  </w:t>
      </w:r>
    </w:p>
    <w:p w14:paraId="39CF6468"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137, 'Refrigerante garrafa','Sabor Cola',1, 600, 'ml', 'Coca-cola'); </w:t>
      </w:r>
    </w:p>
    <w:p w14:paraId="644BBA1A"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138, 'Refrigerante Lata','Sabor Laranja',1, 350, 'ml', 'Fanta'); </w:t>
      </w:r>
    </w:p>
    <w:p w14:paraId="482F6CDC"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139, 'Refrigerante Lata','Sabor Laranja',1, 220, 'ml', 'Fanta'); ; </w:t>
      </w:r>
    </w:p>
    <w:p w14:paraId="5E6FFF99"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140, 'Refrigerante garrafa','Sabor Laranja',1, 200, 'ml', 'Fanta'); </w:t>
      </w:r>
    </w:p>
    <w:p w14:paraId="09AD7BF5" w14:textId="77777777" w:rsidR="00AD7B90" w:rsidRPr="00F20078" w:rsidRDefault="00AD7B90" w:rsidP="00AD7B90">
      <w:pPr>
        <w:jc w:val="both"/>
        <w:rPr>
          <w:rFonts w:ascii="Arial" w:hAnsi="Arial" w:cs="Arial"/>
          <w:lang w:val="pt-BR"/>
        </w:rPr>
      </w:pPr>
    </w:p>
    <w:p w14:paraId="5F7924A4"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141, 'Refrigerante garrafa','Sabor Laranja',1, 1.5, 'litro', 'Fanta');</w:t>
      </w:r>
    </w:p>
    <w:p w14:paraId="457FA216"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142, 'Refrigerante garrafa','Sabor Laranja',1, 2, 'litros','Fanta');   </w:t>
      </w:r>
    </w:p>
    <w:p w14:paraId="4C79FF28"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144,'Refrigerante garrafa','Sabor Laranja',1, 600, 'ml', 'Fanta');</w:t>
      </w:r>
    </w:p>
    <w:p w14:paraId="7F3E8136"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145,'Refrigerante Lata','Sabor Uva',1, 350, 'ml', 'Fanta'); </w:t>
      </w:r>
    </w:p>
    <w:p w14:paraId="1BEFF319"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146,'Refrigerante Lata','Sabor Uva',1, 220, 'ml', 'Fanta'); ; </w:t>
      </w:r>
    </w:p>
    <w:p w14:paraId="5F4DD0EF"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147,'Refrigerante garrafa','Sabor Uva',1, 200, 'ml', 'Fanta'); </w:t>
      </w:r>
    </w:p>
    <w:p w14:paraId="47554C45"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148,'Refrigerante garrafa','Sabor Uva',1, 1.5, 'litro', 'Fanta');</w:t>
      </w:r>
    </w:p>
    <w:p w14:paraId="2E5BDF0A"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149,'Refrigerante garrafa','Sabor Uva',1, 2, 'litros', 'Fanta');   </w:t>
      </w:r>
    </w:p>
    <w:p w14:paraId="158852A9"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150,'Refrigerante garrafa','Sabor Uva',1, 600, 'ml', 'Fanta');</w:t>
      </w:r>
    </w:p>
    <w:p w14:paraId="29D7D092" w14:textId="77777777" w:rsidR="00AD7B90" w:rsidRPr="00F20078" w:rsidRDefault="00AD7B90" w:rsidP="00AD7B90">
      <w:pPr>
        <w:jc w:val="both"/>
        <w:rPr>
          <w:rFonts w:ascii="Arial" w:hAnsi="Arial" w:cs="Arial"/>
          <w:lang w:val="pt-BR"/>
        </w:rPr>
      </w:pPr>
    </w:p>
    <w:p w14:paraId="57694D33"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151,'Refrigerante Lata','Sabor Guaraná',1, 350, 'ml', ' Fanta '); </w:t>
      </w:r>
    </w:p>
    <w:p w14:paraId="7DC38766"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152,'Refrigerante Lata','Sabor Guaraná',1, 220, 'ml', 'Fanta'); ; </w:t>
      </w:r>
    </w:p>
    <w:p w14:paraId="512E4725"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153,'Refrigerante garrafa','Sabor Guaraná',1,200,'ml','Fanta'); </w:t>
      </w:r>
    </w:p>
    <w:p w14:paraId="776C3047"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154,'Refrigerante garrafa','Sabor Guaraná',1, 1.5, 'litro', 'Fanta');</w:t>
      </w:r>
    </w:p>
    <w:p w14:paraId="0C850BD5" w14:textId="77777777" w:rsidR="00AD7B90" w:rsidRPr="00F20078" w:rsidRDefault="00AD7B90" w:rsidP="00AD7B90">
      <w:pPr>
        <w:jc w:val="both"/>
        <w:rPr>
          <w:rFonts w:ascii="Arial" w:hAnsi="Arial" w:cs="Arial"/>
          <w:lang w:val="pt-BR"/>
        </w:rPr>
      </w:pPr>
      <w:r w:rsidRPr="00F20078">
        <w:rPr>
          <w:rFonts w:ascii="Arial" w:hAnsi="Arial" w:cs="Arial"/>
          <w:lang w:val="pt-BR"/>
        </w:rPr>
        <w:lastRenderedPageBreak/>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155,'Refrigerante garrafa','Sabor Guaraná',1, 2, 'litros','Fanta');   </w:t>
      </w:r>
    </w:p>
    <w:p w14:paraId="67239D8E"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156,'Refrigerante garrafa','Sabor Guaraná',1, 600, 'ml', ' Antarctica Fanta');</w:t>
      </w:r>
    </w:p>
    <w:p w14:paraId="5C602CBF"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157,'Refrigerante Lata','Sabor Limão',1, 350, 'ml', 'Sprite'); </w:t>
      </w:r>
    </w:p>
    <w:p w14:paraId="70A18542"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158,'Refrigerante Lata','Sabor Limão',1, 220, 'ml', 'Sprite'); ; </w:t>
      </w:r>
    </w:p>
    <w:p w14:paraId="7F822810"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159,'Refrigerante garrafa','Sabor Limão',1, 200, 'ml', 'Sprite'); </w:t>
      </w:r>
    </w:p>
    <w:p w14:paraId="3F47EE04"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160,'Refrigerante garrafa','Sabor Limão',1, 1.5, 'litro','Sprite');</w:t>
      </w:r>
    </w:p>
    <w:p w14:paraId="4582E133" w14:textId="77777777" w:rsidR="00AD7B90" w:rsidRPr="00F20078" w:rsidRDefault="00AD7B90" w:rsidP="00AD7B90">
      <w:pPr>
        <w:jc w:val="both"/>
        <w:rPr>
          <w:rFonts w:ascii="Arial" w:hAnsi="Arial" w:cs="Arial"/>
          <w:lang w:val="pt-BR"/>
        </w:rPr>
      </w:pPr>
    </w:p>
    <w:p w14:paraId="490641E3"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161,'Refrigerante garrafa','Sabor Limão',1, 2, 'litros', 'Sprite');   </w:t>
      </w:r>
    </w:p>
    <w:p w14:paraId="101A6B92"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162,'Refrigerante garrafa','Sabor Limão',1, 600, 'ml', 'Sprite');</w:t>
      </w:r>
    </w:p>
    <w:p w14:paraId="609D8C2A"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163,'Refrigerante garrafa','Sabor Limão',1, 200, 'ml', 'Sprite'); </w:t>
      </w:r>
    </w:p>
    <w:p w14:paraId="17171614"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164,'Refrigerante garrafa','Sabor Limão',1, 1.5, 'litro', 'Sprite');</w:t>
      </w:r>
    </w:p>
    <w:p w14:paraId="6BB6C98A"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165,'Refrigerante garrafa','Sabor Limão',1, 2, 'litros', 'Sprite');   </w:t>
      </w:r>
    </w:p>
    <w:p w14:paraId="5E5EAFE3"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166,'Refrigerante garrafa','Sabor Limão',1, 600, 'ml', 'Sprite');</w:t>
      </w:r>
    </w:p>
    <w:p w14:paraId="718E81EF"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167,'Refrigerante Lata','Sabor Guaraná',1, 350, 'ml', 'Antarctica'); </w:t>
      </w:r>
    </w:p>
    <w:p w14:paraId="031BB24D"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168,'Refrigerante Lata','Sabor Guaraná',1, 220, 'ml', 'Antarctica'); ; </w:t>
      </w:r>
    </w:p>
    <w:p w14:paraId="5893ECD8"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169,'Refrigerante garrafa','Sabor Guaraná',1, 200, 'ml', 'Antarctica');</w:t>
      </w:r>
    </w:p>
    <w:p w14:paraId="3DF1EF24"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170,'Refrig.garrafa Retorn','Sabor Laranja',1, 2, 'litros', 'Fanta');</w:t>
      </w:r>
    </w:p>
    <w:p w14:paraId="05700C4D" w14:textId="77777777" w:rsidR="00AD7B90" w:rsidRPr="00F20078" w:rsidRDefault="00AD7B90" w:rsidP="00AD7B90">
      <w:pPr>
        <w:jc w:val="both"/>
        <w:rPr>
          <w:rFonts w:ascii="Arial" w:hAnsi="Arial" w:cs="Arial"/>
          <w:lang w:val="pt-BR"/>
        </w:rPr>
      </w:pPr>
    </w:p>
    <w:p w14:paraId="36949FBE"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171,'Refrigerante garrafa','Sabor Limão',1, 1.5, 'litro', 'Antarctica');</w:t>
      </w:r>
    </w:p>
    <w:p w14:paraId="7EC11795"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172,'Refrigerante garrafa','Sabor Limão',1, 2, 'litros', 'Antarctica');   </w:t>
      </w:r>
    </w:p>
    <w:p w14:paraId="50B2ADFB"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173,'Refrigerante garrafa','Sabor Limão',1, 600, 'ml', 'Antarctica');</w:t>
      </w:r>
    </w:p>
    <w:p w14:paraId="71C963F3"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174,'Refrigerante Lata','Sabor Tutti Frutti',1, 350, 'ml', 'Itubaína'); </w:t>
      </w:r>
    </w:p>
    <w:p w14:paraId="560C6573"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175,'Refrigerante garrafa', 'Sabor Tutti Frutti',1, 2, 'litro', 'Itubaína'); ; </w:t>
      </w:r>
    </w:p>
    <w:p w14:paraId="349CD681"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176,'Refrigerante garrafa de vidro','Sabor Tutti Frutti',1, 600, 'ml', 'Itubaína');</w:t>
      </w:r>
    </w:p>
    <w:p w14:paraId="7FDDD1A6"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177,'Refrig.garrafa Retorn','Sabor Cola',1, 2, 'litros', 'Coca-cola');</w:t>
      </w:r>
    </w:p>
    <w:p w14:paraId="7BC0D5BF"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178,'Refrig. gar. de vidro Retorn','Sabor Guaraná',1, 2, 'litros', 'Antarctica');</w:t>
      </w:r>
    </w:p>
    <w:p w14:paraId="2FD4F7C0"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179,'Refrig. gar. de vidro Retorn','Sabor Uva',1, 2, 'litros', 'Fanta');</w:t>
      </w:r>
    </w:p>
    <w:p w14:paraId="183141DE"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180,'Refrig. gar. de vidro Retorn','Sabor Cola',1, 2, 'litros', 'Coca-cola');</w:t>
      </w:r>
    </w:p>
    <w:p w14:paraId="34B88F35" w14:textId="77777777" w:rsidR="00AD7B90" w:rsidRPr="00F20078" w:rsidRDefault="00AD7B90" w:rsidP="00AD7B90">
      <w:pPr>
        <w:jc w:val="both"/>
        <w:rPr>
          <w:rFonts w:ascii="Arial" w:hAnsi="Arial" w:cs="Arial"/>
          <w:lang w:val="pt-BR"/>
        </w:rPr>
      </w:pPr>
    </w:p>
    <w:p w14:paraId="275AA884"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181,'Refrigerante garrafa','Sabor Uva',1, 350, 'ml', 'DOLLY'); </w:t>
      </w:r>
    </w:p>
    <w:p w14:paraId="5BFF95A3"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182,'Refrigerante garrafa','Sabor Uva',1, 2, 'litros','DOLLY');</w:t>
      </w:r>
    </w:p>
    <w:p w14:paraId="771C6534"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183,'Refrigerante garrafa','Sabor Limão',1, 350, 'ml', 'DOLLY'); </w:t>
      </w:r>
    </w:p>
    <w:p w14:paraId="176377AD"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184,'Refrigerante garrafa','Sabor Limão',1, 2, 'litros', 'DOLLY');</w:t>
      </w:r>
    </w:p>
    <w:p w14:paraId="5DF2DE05"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185,'Refrigerante garrafa','Sabor Laranja',1, 350, 'ml', 'DOLLY'); </w:t>
      </w:r>
    </w:p>
    <w:p w14:paraId="493C4C2B"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186,'Refrigerante garrafa','Sabor Laranja',1, 2, 'litros', 'DOLLY');</w:t>
      </w:r>
    </w:p>
    <w:p w14:paraId="2942EC1B"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187,'Refrigerante garrafa','Sabor Guaraná',1, 350, 'ml', 'DOLLY'); </w:t>
      </w:r>
    </w:p>
    <w:p w14:paraId="0768A386"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188,'Refrigerante garrafa','Sabor Guaraná',1, 2, 'litros', 'DOLLY');</w:t>
      </w:r>
    </w:p>
    <w:p w14:paraId="54560BBE"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189,'Refrigerante garrafa','Sabor Cola',1, 350, 'ml', 'DOLLY'); </w:t>
      </w:r>
    </w:p>
    <w:p w14:paraId="040D5D7B"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190,'Refrigerante garrafa','Sabor Cola',1, 2, 'litros', 'DOLLY');</w:t>
      </w:r>
    </w:p>
    <w:p w14:paraId="0FC7E8EA" w14:textId="77777777" w:rsidR="00AD7B90" w:rsidRPr="00F20078" w:rsidRDefault="00AD7B90" w:rsidP="00AD7B90">
      <w:pPr>
        <w:jc w:val="both"/>
        <w:rPr>
          <w:rFonts w:ascii="Arial" w:hAnsi="Arial" w:cs="Arial"/>
          <w:lang w:val="pt-BR"/>
        </w:rPr>
      </w:pPr>
    </w:p>
    <w:p w14:paraId="033F1973"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191,'Suco de caixinha','Néctar Uva',1, 200, 'ml', 'Del Valle Kapo'); </w:t>
      </w:r>
    </w:p>
    <w:p w14:paraId="26C00C59"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192,'Suco de caixa','Néctar Uva',1, 1, 'litro', 'Del Valle');</w:t>
      </w:r>
    </w:p>
    <w:p w14:paraId="30A67552"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193,'Suco de garrafa','Néctar Uva',1, 1.5, 'litro', 'Del Valle'); </w:t>
      </w:r>
    </w:p>
    <w:p w14:paraId="7CEFA41A"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194,'Suco de garrafa','Néctar Uva',1, 450, 'ml', 'Del Valle');</w:t>
      </w:r>
    </w:p>
    <w:p w14:paraId="10776712"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195,'Suco de Lata','Néctar Uva',1, 290, 'ml', 'Del Valle'); </w:t>
      </w:r>
    </w:p>
    <w:p w14:paraId="4FB9C720"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196,'Suco de caixinha','Néctar Limão',1, 200, 'ml', 'Del Valle Kapo'); </w:t>
      </w:r>
    </w:p>
    <w:p w14:paraId="2518E933"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197,'Suco de caixa','Néctar Limão',1, 1, 'litro','Del Valle');</w:t>
      </w:r>
    </w:p>
    <w:p w14:paraId="47B70372"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198,'Suco de garrafa','Néctar Limão',1, 1.5, 'litro', 'Del Valle'); </w:t>
      </w:r>
    </w:p>
    <w:p w14:paraId="530C15EA"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199,'Suco de garrafa','Néctar Limão',1, 450, 'ml', 'Del Valle');</w:t>
      </w:r>
    </w:p>
    <w:p w14:paraId="11B18242"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200,'Suco de Lata','Néctar Limão',1, 290, 'ml', 'Del Valle'); </w:t>
      </w:r>
    </w:p>
    <w:p w14:paraId="61DEE60E" w14:textId="77777777" w:rsidR="00AD7B90" w:rsidRPr="00F20078" w:rsidRDefault="00AD7B90" w:rsidP="00AD7B90">
      <w:pPr>
        <w:jc w:val="both"/>
        <w:rPr>
          <w:rFonts w:ascii="Arial" w:hAnsi="Arial" w:cs="Arial"/>
          <w:lang w:val="pt-BR"/>
        </w:rPr>
      </w:pPr>
    </w:p>
    <w:p w14:paraId="3F2C9D40"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201,'Suco de caixinha','Néctar Morango',1, 200, 'ml', 'Del Valle Kapo'); </w:t>
      </w:r>
    </w:p>
    <w:p w14:paraId="2D9964E3"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202,'Suco de caixa','Néctar Morango',1, 1, 'litro', 'Del Valle');</w:t>
      </w:r>
    </w:p>
    <w:p w14:paraId="70C01AA0"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203,'Suco de garrafa','Néctar Morango',1, 1.5, 'litro', 'Del Valle'); </w:t>
      </w:r>
    </w:p>
    <w:p w14:paraId="14CA54E1"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204,'Suco de garrafa','Néctar Morango',1, 450, 'ml','Del Valle');</w:t>
      </w:r>
    </w:p>
    <w:p w14:paraId="3126ECD1"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205,'Suco de Lata','Néctar Morango',1, 290, 'ml', 'Del Valle'); </w:t>
      </w:r>
    </w:p>
    <w:p w14:paraId="3D57E6CB"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206,'Suco de caixinha','Néctar Laranja',1, 200, 'ml', 'Del Valle Kapo'); </w:t>
      </w:r>
    </w:p>
    <w:p w14:paraId="703DBD8E"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207,'Suco de caixa','Néctar Laranja',1, 1, 'litro', 'Del Valle');</w:t>
      </w:r>
    </w:p>
    <w:p w14:paraId="0B9DD930"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208,'Suco de garrafa','Néctar Laranja',1, 1.5, 'litro', 'Del Valle'); </w:t>
      </w:r>
    </w:p>
    <w:p w14:paraId="41A1CFCB"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209,'Suco de garrafa','Néctar Laranja',1, 450, 'ml', 'Del Valle');</w:t>
      </w:r>
    </w:p>
    <w:p w14:paraId="77AD71EA"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210,'Suco de Lata','Néctar Laranja',1, 290, 'ml', 'Del Valle'); </w:t>
      </w:r>
    </w:p>
    <w:p w14:paraId="53F80FAC" w14:textId="77777777" w:rsidR="00AD7B90" w:rsidRPr="00F20078" w:rsidRDefault="00AD7B90" w:rsidP="00AD7B90">
      <w:pPr>
        <w:jc w:val="both"/>
        <w:rPr>
          <w:rFonts w:ascii="Arial" w:hAnsi="Arial" w:cs="Arial"/>
          <w:lang w:val="pt-BR"/>
        </w:rPr>
      </w:pPr>
    </w:p>
    <w:p w14:paraId="6E7E2873"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211,'Suco de caixinha','Néctar Abacaxi',1, 200, 'ml', 'Del Valle Kapo'); </w:t>
      </w:r>
    </w:p>
    <w:p w14:paraId="78E2C45A"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212,'Suco de caixa','Néctar Abacaxi',1, 1, 'litro', 'Del Valle');</w:t>
      </w:r>
    </w:p>
    <w:p w14:paraId="2E93A536"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213,'Suco de garrafa','Néctar Abacaxi',1, 1.5, 'litro', 'Del Valle'); </w:t>
      </w:r>
    </w:p>
    <w:p w14:paraId="7135CD79"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214,'Suco de garrafa','Néctar Abacaxi',1, 450, 'ml', 'Del Valle');</w:t>
      </w:r>
    </w:p>
    <w:p w14:paraId="38189863"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215,'Suco de Lata','Néctar Abacaxi',1, 290, 'ml', 'Del Valle'); </w:t>
      </w:r>
    </w:p>
    <w:p w14:paraId="229AEA81"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216,'Suco de caixa','Néctar Pêssego',1, 1, 'litro', 'Del Valle');</w:t>
      </w:r>
    </w:p>
    <w:p w14:paraId="2C2316DB"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217,'Suco de Lata','Néctar Pêssego',1, 290, 'ml', 'Del Valle'); </w:t>
      </w:r>
    </w:p>
    <w:p w14:paraId="593087AE"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218,'Suco de caixa','Néctar Caju',1, 1, 'litro', 'Del Valle');</w:t>
      </w:r>
    </w:p>
    <w:p w14:paraId="35D1F9ED"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219,'Suco de Lata','Néctar Caju',1, 290, 'ml', 'Del Valle'); </w:t>
      </w:r>
    </w:p>
    <w:p w14:paraId="536DB929"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220,'Suco de caixa','Néctar Manga',1, 1, 'litro', 'Del Valle');</w:t>
      </w:r>
    </w:p>
    <w:p w14:paraId="33653F59" w14:textId="77777777" w:rsidR="00AD7B90" w:rsidRPr="00F20078" w:rsidRDefault="00AD7B90" w:rsidP="00AD7B90">
      <w:pPr>
        <w:jc w:val="both"/>
        <w:rPr>
          <w:rFonts w:ascii="Arial" w:hAnsi="Arial" w:cs="Arial"/>
          <w:lang w:val="pt-BR"/>
        </w:rPr>
      </w:pPr>
    </w:p>
    <w:p w14:paraId="4E3C10EC"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221,'Suco de Lata','Néctar Manga',1,290,'ml','Del Valle'); </w:t>
      </w:r>
    </w:p>
    <w:p w14:paraId="71621489"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222,'Suco de caixa','Néctar Maracujá',1, 1, 'litro', 'Del Valle');</w:t>
      </w:r>
    </w:p>
    <w:p w14:paraId="5ABAADB3"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223,'Suco de Lata','Néctar Maracujá',1, 290, 'ml', 'Del Valle'); </w:t>
      </w:r>
    </w:p>
    <w:p w14:paraId="46A69574"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224,'Suco de caixa','Néctar Goiaba',1, 1, 'litro', 'Del Valle');</w:t>
      </w:r>
    </w:p>
    <w:p w14:paraId="7FC04C6B"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225,'Suco de Lata','Néctar Goiaba',1, 290, 'ml', 'Del Valle'); </w:t>
      </w:r>
    </w:p>
    <w:p w14:paraId="0F409771"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226,'Suco de garrafa','Laranja Integral',1, 900, 'ml', 'Life');</w:t>
      </w:r>
    </w:p>
    <w:p w14:paraId="3BFE7330"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227,'Suco de garrafa','Laranja Integral',1, 300, 'ml', 'Life'); </w:t>
      </w:r>
    </w:p>
    <w:p w14:paraId="2B95C790"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228,'Suco de garrafa','Uva Integral',1, 900, 'ml', 'Life');</w:t>
      </w:r>
    </w:p>
    <w:p w14:paraId="2C15B1F6"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229,'Suco de garrafa','Uva Integral',1, 300, 'ml', 'Life'); </w:t>
      </w:r>
    </w:p>
    <w:p w14:paraId="5758EB41"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230,'Suco de garrafa','Concentrado Uva Integral',1, 1.5, 'litro', 'Life');</w:t>
      </w:r>
    </w:p>
    <w:p w14:paraId="094601FF" w14:textId="77777777" w:rsidR="00AD7B90" w:rsidRPr="00F20078" w:rsidRDefault="00AD7B90" w:rsidP="00AD7B90">
      <w:pPr>
        <w:jc w:val="both"/>
        <w:rPr>
          <w:rFonts w:ascii="Arial" w:hAnsi="Arial" w:cs="Arial"/>
          <w:lang w:val="pt-BR"/>
        </w:rPr>
      </w:pPr>
    </w:p>
    <w:p w14:paraId="5DC73DE5" w14:textId="77777777" w:rsidR="00AD7B90" w:rsidRPr="00F20078" w:rsidRDefault="00AD7B90" w:rsidP="00AD7B90">
      <w:pPr>
        <w:jc w:val="both"/>
        <w:rPr>
          <w:rFonts w:ascii="Arial" w:hAnsi="Arial" w:cs="Arial"/>
        </w:rPr>
      </w:pPr>
      <w:r w:rsidRPr="00F20078">
        <w:rPr>
          <w:rFonts w:ascii="Arial" w:hAnsi="Arial" w:cs="Arial"/>
        </w:rPr>
        <w:t xml:space="preserve">INSERT INTO produto VALUES </w:t>
      </w:r>
      <w:proofErr w:type="gramStart"/>
      <w:r w:rsidRPr="00F20078">
        <w:rPr>
          <w:rFonts w:ascii="Arial" w:hAnsi="Arial" w:cs="Arial"/>
        </w:rPr>
        <w:t>( 231</w:t>
      </w:r>
      <w:proofErr w:type="gramEnd"/>
      <w:r w:rsidRPr="00F20078">
        <w:rPr>
          <w:rFonts w:ascii="Arial" w:hAnsi="Arial" w:cs="Arial"/>
        </w:rPr>
        <w:t xml:space="preserve">,'Cerveja Long Neck','sem álcool 0,0%',1, 330, 'ml', 'Heineken'); </w:t>
      </w:r>
    </w:p>
    <w:p w14:paraId="3F9E651D" w14:textId="77777777" w:rsidR="00AD7B90" w:rsidRPr="00F20078" w:rsidRDefault="00AD7B90" w:rsidP="00AD7B90">
      <w:pPr>
        <w:jc w:val="both"/>
        <w:rPr>
          <w:rFonts w:ascii="Arial" w:hAnsi="Arial" w:cs="Arial"/>
        </w:rPr>
      </w:pPr>
      <w:r w:rsidRPr="00F20078">
        <w:rPr>
          <w:rFonts w:ascii="Arial" w:hAnsi="Arial" w:cs="Arial"/>
        </w:rPr>
        <w:t xml:space="preserve">INSERT INTO produto VALUES </w:t>
      </w:r>
      <w:proofErr w:type="gramStart"/>
      <w:r w:rsidRPr="00F20078">
        <w:rPr>
          <w:rFonts w:ascii="Arial" w:hAnsi="Arial" w:cs="Arial"/>
        </w:rPr>
        <w:t>( 232</w:t>
      </w:r>
      <w:proofErr w:type="gramEnd"/>
      <w:r w:rsidRPr="00F20078">
        <w:rPr>
          <w:rFonts w:ascii="Arial" w:hAnsi="Arial" w:cs="Arial"/>
        </w:rPr>
        <w:t xml:space="preserve">,'Cerveja Long Neck','sem álcool 0,0%',1, 355, 'ml', 'Brahma'); </w:t>
      </w:r>
    </w:p>
    <w:p w14:paraId="3A99EB18" w14:textId="77777777" w:rsidR="00AD7B90" w:rsidRPr="00F20078" w:rsidRDefault="00AD7B90" w:rsidP="00AD7B90">
      <w:pPr>
        <w:jc w:val="both"/>
        <w:rPr>
          <w:rFonts w:ascii="Arial" w:hAnsi="Arial" w:cs="Arial"/>
        </w:rPr>
      </w:pPr>
      <w:r w:rsidRPr="00F20078">
        <w:rPr>
          <w:rFonts w:ascii="Arial" w:hAnsi="Arial" w:cs="Arial"/>
        </w:rPr>
        <w:t xml:space="preserve">INSERT INTO produto VALUES </w:t>
      </w:r>
      <w:proofErr w:type="gramStart"/>
      <w:r w:rsidRPr="00F20078">
        <w:rPr>
          <w:rFonts w:ascii="Arial" w:hAnsi="Arial" w:cs="Arial"/>
        </w:rPr>
        <w:t>( 233</w:t>
      </w:r>
      <w:proofErr w:type="gramEnd"/>
      <w:r w:rsidRPr="00F20078">
        <w:rPr>
          <w:rFonts w:ascii="Arial" w:hAnsi="Arial" w:cs="Arial"/>
        </w:rPr>
        <w:t xml:space="preserve">,'Cerveja Long Neck','sem álcool 0,0%',1, 250, 'ml', 'Estrella'); </w:t>
      </w:r>
    </w:p>
    <w:p w14:paraId="3DDCBE3A" w14:textId="77777777" w:rsidR="00AD7B90" w:rsidRPr="00F20078" w:rsidRDefault="00AD7B90" w:rsidP="00AD7B90">
      <w:pPr>
        <w:jc w:val="both"/>
        <w:rPr>
          <w:rFonts w:ascii="Arial" w:hAnsi="Arial" w:cs="Arial"/>
        </w:rPr>
      </w:pPr>
      <w:r w:rsidRPr="00F20078">
        <w:rPr>
          <w:rFonts w:ascii="Arial" w:hAnsi="Arial" w:cs="Arial"/>
        </w:rPr>
        <w:t xml:space="preserve">INSERT INTO produto VALUES </w:t>
      </w:r>
      <w:proofErr w:type="gramStart"/>
      <w:r w:rsidRPr="00F20078">
        <w:rPr>
          <w:rFonts w:ascii="Arial" w:hAnsi="Arial" w:cs="Arial"/>
        </w:rPr>
        <w:t>( 234</w:t>
      </w:r>
      <w:proofErr w:type="gramEnd"/>
      <w:r w:rsidRPr="00F20078">
        <w:rPr>
          <w:rFonts w:ascii="Arial" w:hAnsi="Arial" w:cs="Arial"/>
        </w:rPr>
        <w:t xml:space="preserve">,'Cerveja Long Neck','sem álcool 0,0%',1, 355, 'ml', 'Itaipava'); </w:t>
      </w:r>
    </w:p>
    <w:p w14:paraId="587A8DFC" w14:textId="77777777" w:rsidR="00AD7B90" w:rsidRPr="00F20078" w:rsidRDefault="00AD7B90" w:rsidP="00AD7B90">
      <w:pPr>
        <w:jc w:val="both"/>
        <w:rPr>
          <w:rFonts w:ascii="Arial" w:hAnsi="Arial" w:cs="Arial"/>
        </w:rPr>
      </w:pPr>
      <w:r w:rsidRPr="00F20078">
        <w:rPr>
          <w:rFonts w:ascii="Arial" w:hAnsi="Arial" w:cs="Arial"/>
        </w:rPr>
        <w:t xml:space="preserve">INSERT INTO produto VALUES </w:t>
      </w:r>
      <w:proofErr w:type="gramStart"/>
      <w:r w:rsidRPr="00F20078">
        <w:rPr>
          <w:rFonts w:ascii="Arial" w:hAnsi="Arial" w:cs="Arial"/>
        </w:rPr>
        <w:t>( 235</w:t>
      </w:r>
      <w:proofErr w:type="gramEnd"/>
      <w:r w:rsidRPr="00F20078">
        <w:rPr>
          <w:rFonts w:ascii="Arial" w:hAnsi="Arial" w:cs="Arial"/>
        </w:rPr>
        <w:t xml:space="preserve">,'Cerveja Lata','sem álcool 0,0%',1, 350, 'ml', 'Heineken'); </w:t>
      </w:r>
    </w:p>
    <w:p w14:paraId="70A5F15C" w14:textId="77777777" w:rsidR="00AD7B90" w:rsidRPr="00F20078" w:rsidRDefault="00AD7B90" w:rsidP="00AD7B90">
      <w:pPr>
        <w:jc w:val="both"/>
        <w:rPr>
          <w:rFonts w:ascii="Arial" w:hAnsi="Arial" w:cs="Arial"/>
        </w:rPr>
      </w:pPr>
      <w:r w:rsidRPr="00F20078">
        <w:rPr>
          <w:rFonts w:ascii="Arial" w:hAnsi="Arial" w:cs="Arial"/>
        </w:rPr>
        <w:t xml:space="preserve">INSERT INTO produto VALUES </w:t>
      </w:r>
      <w:proofErr w:type="gramStart"/>
      <w:r w:rsidRPr="00F20078">
        <w:rPr>
          <w:rFonts w:ascii="Arial" w:hAnsi="Arial" w:cs="Arial"/>
        </w:rPr>
        <w:t>( 236</w:t>
      </w:r>
      <w:proofErr w:type="gramEnd"/>
      <w:r w:rsidRPr="00F20078">
        <w:rPr>
          <w:rFonts w:ascii="Arial" w:hAnsi="Arial" w:cs="Arial"/>
        </w:rPr>
        <w:t xml:space="preserve">,'Cerveja Lata','sem álcool 0,0%',1, 350, 'ml', 'Brahma'); </w:t>
      </w:r>
    </w:p>
    <w:p w14:paraId="29293715" w14:textId="77777777" w:rsidR="00AD7B90" w:rsidRPr="00F20078" w:rsidRDefault="00AD7B90" w:rsidP="00AD7B90">
      <w:pPr>
        <w:jc w:val="both"/>
        <w:rPr>
          <w:rFonts w:ascii="Arial" w:hAnsi="Arial" w:cs="Arial"/>
        </w:rPr>
      </w:pPr>
      <w:r w:rsidRPr="00F20078">
        <w:rPr>
          <w:rFonts w:ascii="Arial" w:hAnsi="Arial" w:cs="Arial"/>
        </w:rPr>
        <w:t xml:space="preserve">INSERT INTO produto VALUES </w:t>
      </w:r>
      <w:proofErr w:type="gramStart"/>
      <w:r w:rsidRPr="00F20078">
        <w:rPr>
          <w:rFonts w:ascii="Arial" w:hAnsi="Arial" w:cs="Arial"/>
        </w:rPr>
        <w:t>( 237</w:t>
      </w:r>
      <w:proofErr w:type="gramEnd"/>
      <w:r w:rsidRPr="00F20078">
        <w:rPr>
          <w:rFonts w:ascii="Arial" w:hAnsi="Arial" w:cs="Arial"/>
        </w:rPr>
        <w:t xml:space="preserve">,'Cerveja Lata','sem álcool 0,0%',1, 330, 'ml', 'Estrella'); </w:t>
      </w:r>
    </w:p>
    <w:p w14:paraId="2D32E065"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238,'Cerveja Lata','sem álcool 0,0%',1, 350, 'ml', 'Itaipava'); </w:t>
      </w:r>
    </w:p>
    <w:p w14:paraId="13D74C46"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239,'Cerveja Lata','sem álcool 0,0%',1, 350, 'ml', 'Malta Pilsen'); </w:t>
      </w:r>
    </w:p>
    <w:p w14:paraId="4595DB24"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240,'Cerveja Lata','sem álcool 0,0%',1, 350, 'ml', 'Colônia Pilsen');</w:t>
      </w:r>
    </w:p>
    <w:p w14:paraId="2104D962" w14:textId="77777777" w:rsidR="00AD7B90" w:rsidRPr="00F20078" w:rsidRDefault="00AD7B90" w:rsidP="00AD7B90">
      <w:pPr>
        <w:jc w:val="both"/>
        <w:rPr>
          <w:rFonts w:ascii="Arial" w:hAnsi="Arial" w:cs="Arial"/>
        </w:rPr>
      </w:pPr>
      <w:r w:rsidRPr="00F20078">
        <w:rPr>
          <w:rFonts w:ascii="Arial" w:hAnsi="Arial" w:cs="Arial"/>
        </w:rPr>
        <w:t>-- CATEGORIA 2</w:t>
      </w:r>
    </w:p>
    <w:p w14:paraId="52144E41" w14:textId="77777777" w:rsidR="00AD7B90" w:rsidRPr="00F20078" w:rsidRDefault="00AD7B90" w:rsidP="00AD7B90">
      <w:pPr>
        <w:jc w:val="both"/>
        <w:rPr>
          <w:rFonts w:ascii="Arial" w:hAnsi="Arial" w:cs="Arial"/>
        </w:rPr>
      </w:pPr>
      <w:r w:rsidRPr="00F20078">
        <w:rPr>
          <w:rFonts w:ascii="Arial" w:hAnsi="Arial" w:cs="Arial"/>
        </w:rPr>
        <w:t xml:space="preserve">INSERT INTO produto VALUES </w:t>
      </w:r>
      <w:proofErr w:type="gramStart"/>
      <w:r w:rsidRPr="00F20078">
        <w:rPr>
          <w:rFonts w:ascii="Arial" w:hAnsi="Arial" w:cs="Arial"/>
        </w:rPr>
        <w:t>( 241</w:t>
      </w:r>
      <w:proofErr w:type="gramEnd"/>
      <w:r w:rsidRPr="00F20078">
        <w:rPr>
          <w:rFonts w:ascii="Arial" w:hAnsi="Arial" w:cs="Arial"/>
        </w:rPr>
        <w:t xml:space="preserve">,'Cerveja Long Neck','Premium Pilsen Lager',2, 330, 'ml', 'Heineken'); </w:t>
      </w:r>
    </w:p>
    <w:p w14:paraId="700B02A8" w14:textId="77777777" w:rsidR="00AD7B90" w:rsidRPr="00F20078" w:rsidRDefault="00AD7B90" w:rsidP="00AD7B90">
      <w:pPr>
        <w:jc w:val="both"/>
        <w:rPr>
          <w:rFonts w:ascii="Arial" w:hAnsi="Arial" w:cs="Arial"/>
        </w:rPr>
      </w:pPr>
      <w:r w:rsidRPr="00F20078">
        <w:rPr>
          <w:rFonts w:ascii="Arial" w:hAnsi="Arial" w:cs="Arial"/>
        </w:rPr>
        <w:t xml:space="preserve">INSERT INTO produto VALUES </w:t>
      </w:r>
      <w:proofErr w:type="gramStart"/>
      <w:r w:rsidRPr="00F20078">
        <w:rPr>
          <w:rFonts w:ascii="Arial" w:hAnsi="Arial" w:cs="Arial"/>
        </w:rPr>
        <w:t>( 242</w:t>
      </w:r>
      <w:proofErr w:type="gramEnd"/>
      <w:r w:rsidRPr="00F20078">
        <w:rPr>
          <w:rFonts w:ascii="Arial" w:hAnsi="Arial" w:cs="Arial"/>
        </w:rPr>
        <w:t xml:space="preserve">,'Cerveja Long Neck','Duplo Malte',2, 355, 'ml', 'Brahma'); </w:t>
      </w:r>
    </w:p>
    <w:p w14:paraId="7171C836" w14:textId="77777777" w:rsidR="00AD7B90" w:rsidRPr="00F20078" w:rsidRDefault="00AD7B90" w:rsidP="00AD7B90">
      <w:pPr>
        <w:jc w:val="both"/>
        <w:rPr>
          <w:rFonts w:ascii="Arial" w:hAnsi="Arial" w:cs="Arial"/>
        </w:rPr>
      </w:pPr>
      <w:r w:rsidRPr="00F20078">
        <w:rPr>
          <w:rFonts w:ascii="Arial" w:hAnsi="Arial" w:cs="Arial"/>
        </w:rPr>
        <w:t xml:space="preserve">INSERT INTO produto VALUES </w:t>
      </w:r>
      <w:proofErr w:type="gramStart"/>
      <w:r w:rsidRPr="00F20078">
        <w:rPr>
          <w:rFonts w:ascii="Arial" w:hAnsi="Arial" w:cs="Arial"/>
        </w:rPr>
        <w:t>( 243</w:t>
      </w:r>
      <w:proofErr w:type="gramEnd"/>
      <w:r w:rsidRPr="00F20078">
        <w:rPr>
          <w:rFonts w:ascii="Arial" w:hAnsi="Arial" w:cs="Arial"/>
        </w:rPr>
        <w:t xml:space="preserve">,'Cerveja Long Neck','Pilsen Lager',2, 250, 'ml', 'Budweiser'); </w:t>
      </w:r>
    </w:p>
    <w:p w14:paraId="351AB016" w14:textId="77777777" w:rsidR="00AD7B90" w:rsidRPr="00F20078" w:rsidRDefault="00AD7B90" w:rsidP="00AD7B90">
      <w:pPr>
        <w:jc w:val="both"/>
        <w:rPr>
          <w:rFonts w:ascii="Arial" w:hAnsi="Arial" w:cs="Arial"/>
        </w:rPr>
      </w:pPr>
      <w:r w:rsidRPr="00F20078">
        <w:rPr>
          <w:rFonts w:ascii="Arial" w:hAnsi="Arial" w:cs="Arial"/>
        </w:rPr>
        <w:t xml:space="preserve">INSERT INTO produto VALUES </w:t>
      </w:r>
      <w:proofErr w:type="gramStart"/>
      <w:r w:rsidRPr="00F20078">
        <w:rPr>
          <w:rFonts w:ascii="Arial" w:hAnsi="Arial" w:cs="Arial"/>
        </w:rPr>
        <w:t>( 244</w:t>
      </w:r>
      <w:proofErr w:type="gramEnd"/>
      <w:r w:rsidRPr="00F20078">
        <w:rPr>
          <w:rFonts w:ascii="Arial" w:hAnsi="Arial" w:cs="Arial"/>
        </w:rPr>
        <w:t xml:space="preserve">,'Cerveja Long Neck','Pilsen Puro Malte',2, 355, 'ml', 'Eisenbahn'); </w:t>
      </w:r>
    </w:p>
    <w:p w14:paraId="5BE20831" w14:textId="77777777" w:rsidR="00AD7B90" w:rsidRPr="00F20078" w:rsidRDefault="00AD7B90" w:rsidP="00AD7B90">
      <w:pPr>
        <w:jc w:val="both"/>
        <w:rPr>
          <w:rFonts w:ascii="Arial" w:hAnsi="Arial" w:cs="Arial"/>
        </w:rPr>
      </w:pPr>
    </w:p>
    <w:p w14:paraId="09613597" w14:textId="77777777" w:rsidR="00AD7B90" w:rsidRPr="00F20078" w:rsidRDefault="00AD7B90" w:rsidP="00AD7B90">
      <w:pPr>
        <w:jc w:val="both"/>
        <w:rPr>
          <w:rFonts w:ascii="Arial" w:hAnsi="Arial" w:cs="Arial"/>
        </w:rPr>
      </w:pPr>
      <w:r w:rsidRPr="00F20078">
        <w:rPr>
          <w:rFonts w:ascii="Arial" w:hAnsi="Arial" w:cs="Arial"/>
        </w:rPr>
        <w:t xml:space="preserve">INSERT INTO produto VALUES </w:t>
      </w:r>
      <w:proofErr w:type="gramStart"/>
      <w:r w:rsidRPr="00F20078">
        <w:rPr>
          <w:rFonts w:ascii="Arial" w:hAnsi="Arial" w:cs="Arial"/>
        </w:rPr>
        <w:t>( 245</w:t>
      </w:r>
      <w:proofErr w:type="gramEnd"/>
      <w:r w:rsidRPr="00F20078">
        <w:rPr>
          <w:rFonts w:ascii="Arial" w:hAnsi="Arial" w:cs="Arial"/>
        </w:rPr>
        <w:t xml:space="preserve">,'Cerveja Lata','Premium Pilsen Lager',2, 350, 'ml', 'Heineken'); </w:t>
      </w:r>
    </w:p>
    <w:p w14:paraId="7151AA02" w14:textId="77777777" w:rsidR="00AD7B90" w:rsidRPr="00F20078" w:rsidRDefault="00AD7B90" w:rsidP="00AD7B90">
      <w:pPr>
        <w:jc w:val="both"/>
        <w:rPr>
          <w:rFonts w:ascii="Arial" w:hAnsi="Arial" w:cs="Arial"/>
        </w:rPr>
      </w:pPr>
      <w:r w:rsidRPr="00F20078">
        <w:rPr>
          <w:rFonts w:ascii="Arial" w:hAnsi="Arial" w:cs="Arial"/>
        </w:rPr>
        <w:t xml:space="preserve">INSERT INTO produto VALUES </w:t>
      </w:r>
      <w:proofErr w:type="gramStart"/>
      <w:r w:rsidRPr="00F20078">
        <w:rPr>
          <w:rFonts w:ascii="Arial" w:hAnsi="Arial" w:cs="Arial"/>
        </w:rPr>
        <w:t>( 246</w:t>
      </w:r>
      <w:proofErr w:type="gramEnd"/>
      <w:r w:rsidRPr="00F20078">
        <w:rPr>
          <w:rFonts w:ascii="Arial" w:hAnsi="Arial" w:cs="Arial"/>
        </w:rPr>
        <w:t xml:space="preserve">,'Cerveja Lata','Duplo Malte',2, 350, 'ml', 'Brahma'); </w:t>
      </w:r>
    </w:p>
    <w:p w14:paraId="64F40BDB" w14:textId="77777777" w:rsidR="00AD7B90" w:rsidRPr="00F20078" w:rsidRDefault="00AD7B90" w:rsidP="00AD7B90">
      <w:pPr>
        <w:jc w:val="both"/>
        <w:rPr>
          <w:rFonts w:ascii="Arial" w:hAnsi="Arial" w:cs="Arial"/>
        </w:rPr>
      </w:pPr>
      <w:r w:rsidRPr="00F20078">
        <w:rPr>
          <w:rFonts w:ascii="Arial" w:hAnsi="Arial" w:cs="Arial"/>
        </w:rPr>
        <w:lastRenderedPageBreak/>
        <w:t xml:space="preserve">INSERT INTO produto VALUES </w:t>
      </w:r>
      <w:proofErr w:type="gramStart"/>
      <w:r w:rsidRPr="00F20078">
        <w:rPr>
          <w:rFonts w:ascii="Arial" w:hAnsi="Arial" w:cs="Arial"/>
        </w:rPr>
        <w:t>( 247</w:t>
      </w:r>
      <w:proofErr w:type="gramEnd"/>
      <w:r w:rsidRPr="00F20078">
        <w:rPr>
          <w:rFonts w:ascii="Arial" w:hAnsi="Arial" w:cs="Arial"/>
        </w:rPr>
        <w:t xml:space="preserve">,'Cerveja Lata','Pilsen Puro Malte',2, 330, 'ml', 'Eisenbahn'); </w:t>
      </w:r>
    </w:p>
    <w:p w14:paraId="0177B797" w14:textId="77777777" w:rsidR="00AD7B90" w:rsidRPr="00F20078" w:rsidRDefault="00AD7B90" w:rsidP="00AD7B90">
      <w:pPr>
        <w:jc w:val="both"/>
        <w:rPr>
          <w:rFonts w:ascii="Arial" w:hAnsi="Arial" w:cs="Arial"/>
        </w:rPr>
      </w:pPr>
      <w:r w:rsidRPr="00F20078">
        <w:rPr>
          <w:rFonts w:ascii="Arial" w:hAnsi="Arial" w:cs="Arial"/>
        </w:rPr>
        <w:t xml:space="preserve">INSERT INTO produto VALUES </w:t>
      </w:r>
      <w:proofErr w:type="gramStart"/>
      <w:r w:rsidRPr="00F20078">
        <w:rPr>
          <w:rFonts w:ascii="Arial" w:hAnsi="Arial" w:cs="Arial"/>
        </w:rPr>
        <w:t>( 248</w:t>
      </w:r>
      <w:proofErr w:type="gramEnd"/>
      <w:r w:rsidRPr="00F20078">
        <w:rPr>
          <w:rFonts w:ascii="Arial" w:hAnsi="Arial" w:cs="Arial"/>
        </w:rPr>
        <w:t xml:space="preserve">,'Cerveja Lata','Pilsen Lager',2, 350, 'ml', 'Itaipava'); </w:t>
      </w:r>
    </w:p>
    <w:p w14:paraId="68CAC5F7" w14:textId="77777777" w:rsidR="00AD7B90" w:rsidRPr="00F20078" w:rsidRDefault="00AD7B90" w:rsidP="00AD7B90">
      <w:pPr>
        <w:jc w:val="both"/>
        <w:rPr>
          <w:rFonts w:ascii="Arial" w:hAnsi="Arial" w:cs="Arial"/>
        </w:rPr>
      </w:pPr>
      <w:r w:rsidRPr="00F20078">
        <w:rPr>
          <w:rFonts w:ascii="Arial" w:hAnsi="Arial" w:cs="Arial"/>
        </w:rPr>
        <w:t xml:space="preserve">INSERT INTO produto VALUES </w:t>
      </w:r>
      <w:proofErr w:type="gramStart"/>
      <w:r w:rsidRPr="00F20078">
        <w:rPr>
          <w:rFonts w:ascii="Arial" w:hAnsi="Arial" w:cs="Arial"/>
        </w:rPr>
        <w:t>( 249</w:t>
      </w:r>
      <w:proofErr w:type="gramEnd"/>
      <w:r w:rsidRPr="00F20078">
        <w:rPr>
          <w:rFonts w:ascii="Arial" w:hAnsi="Arial" w:cs="Arial"/>
        </w:rPr>
        <w:t xml:space="preserve">,'Cerveja Lata','Pilsen Lager',2, 350, 'ml', 'Budweiser'); </w:t>
      </w:r>
    </w:p>
    <w:p w14:paraId="461971B8" w14:textId="77777777" w:rsidR="00AD7B90" w:rsidRPr="00F20078" w:rsidRDefault="00AD7B90" w:rsidP="00AD7B90">
      <w:pPr>
        <w:jc w:val="both"/>
        <w:rPr>
          <w:rFonts w:ascii="Arial" w:hAnsi="Arial" w:cs="Arial"/>
        </w:rPr>
      </w:pPr>
      <w:r w:rsidRPr="00F20078">
        <w:rPr>
          <w:rFonts w:ascii="Arial" w:hAnsi="Arial" w:cs="Arial"/>
        </w:rPr>
        <w:t xml:space="preserve">INSERT INTO produto VALUES </w:t>
      </w:r>
      <w:proofErr w:type="gramStart"/>
      <w:r w:rsidRPr="00F20078">
        <w:rPr>
          <w:rFonts w:ascii="Arial" w:hAnsi="Arial" w:cs="Arial"/>
        </w:rPr>
        <w:t>( 250</w:t>
      </w:r>
      <w:proofErr w:type="gramEnd"/>
      <w:r w:rsidRPr="00F20078">
        <w:rPr>
          <w:rFonts w:ascii="Arial" w:hAnsi="Arial" w:cs="Arial"/>
        </w:rPr>
        <w:t>,'Cerveja Lata','Pilsen Lager',2, 350, 'ml', 'Amstel');</w:t>
      </w:r>
    </w:p>
    <w:p w14:paraId="592C6EBE" w14:textId="77777777" w:rsidR="00AD7B90" w:rsidRPr="00F20078" w:rsidRDefault="00AD7B90" w:rsidP="00AD7B90">
      <w:pPr>
        <w:jc w:val="both"/>
        <w:rPr>
          <w:rFonts w:ascii="Arial" w:hAnsi="Arial" w:cs="Arial"/>
        </w:rPr>
      </w:pPr>
      <w:r w:rsidRPr="00F20078">
        <w:rPr>
          <w:rFonts w:ascii="Arial" w:hAnsi="Arial" w:cs="Arial"/>
        </w:rPr>
        <w:t xml:space="preserve">INSERT INTO produto VALUES </w:t>
      </w:r>
      <w:proofErr w:type="gramStart"/>
      <w:r w:rsidRPr="00F20078">
        <w:rPr>
          <w:rFonts w:ascii="Arial" w:hAnsi="Arial" w:cs="Arial"/>
        </w:rPr>
        <w:t>( 251</w:t>
      </w:r>
      <w:proofErr w:type="gramEnd"/>
      <w:r w:rsidRPr="00F20078">
        <w:rPr>
          <w:rFonts w:ascii="Arial" w:hAnsi="Arial" w:cs="Arial"/>
        </w:rPr>
        <w:t>,'Cerveja Lata','Puro Malte',2, 350, 'ml', 'SKOL');</w:t>
      </w:r>
    </w:p>
    <w:p w14:paraId="18A15321" w14:textId="77777777" w:rsidR="00AD7B90" w:rsidRPr="00F20078" w:rsidRDefault="00AD7B90" w:rsidP="00AD7B90">
      <w:pPr>
        <w:jc w:val="both"/>
        <w:rPr>
          <w:rFonts w:ascii="Arial" w:hAnsi="Arial" w:cs="Arial"/>
        </w:rPr>
      </w:pPr>
    </w:p>
    <w:p w14:paraId="7FFEE63C" w14:textId="77777777" w:rsidR="00AD7B90" w:rsidRPr="00F20078" w:rsidRDefault="00AD7B90" w:rsidP="00AD7B90">
      <w:pPr>
        <w:jc w:val="both"/>
        <w:rPr>
          <w:rFonts w:ascii="Arial" w:hAnsi="Arial" w:cs="Arial"/>
        </w:rPr>
      </w:pPr>
      <w:r w:rsidRPr="00F20078">
        <w:rPr>
          <w:rFonts w:ascii="Arial" w:hAnsi="Arial" w:cs="Arial"/>
        </w:rPr>
        <w:t xml:space="preserve">INSERT INTO produto VALUES </w:t>
      </w:r>
      <w:proofErr w:type="gramStart"/>
      <w:r w:rsidRPr="00F20078">
        <w:rPr>
          <w:rFonts w:ascii="Arial" w:hAnsi="Arial" w:cs="Arial"/>
        </w:rPr>
        <w:t>( 252</w:t>
      </w:r>
      <w:proofErr w:type="gramEnd"/>
      <w:r w:rsidRPr="00F20078">
        <w:rPr>
          <w:rFonts w:ascii="Arial" w:hAnsi="Arial" w:cs="Arial"/>
        </w:rPr>
        <w:t xml:space="preserve">,'Cerveja garrafa','Premium Pilsen Lager',2, 600, 'ml', 'Heineken'); </w:t>
      </w:r>
    </w:p>
    <w:p w14:paraId="70D39669"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253,'Cerveja garrafa','Duplo Malte',2, 600, 'ml', 'Brahma'); </w:t>
      </w:r>
    </w:p>
    <w:p w14:paraId="003E3BDA"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254,'Cerveja garrafa','Cerveja antarctica original pilsen',2, 600, 'ml', 'Original'); </w:t>
      </w:r>
    </w:p>
    <w:p w14:paraId="6E8AB77D"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255,'Cerveja garrafa','Pilsen Puro Malte',2, 600, 'ml', 'Eisenbahn'); </w:t>
      </w:r>
    </w:p>
    <w:p w14:paraId="5AAE3770"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256,'Cerveja garrafa','Pilsen Lager',2, 600, 'ml', 'Skol'); </w:t>
      </w:r>
    </w:p>
    <w:p w14:paraId="6891A3AB"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257,'Cerveja garrafa','Pilsen Lager',2, 600, 'ml', 'Itaipava'); </w:t>
      </w:r>
    </w:p>
    <w:p w14:paraId="3640CB1C" w14:textId="77777777" w:rsidR="00AD7B90" w:rsidRPr="00F20078" w:rsidRDefault="00AD7B90" w:rsidP="00AD7B90">
      <w:pPr>
        <w:jc w:val="both"/>
        <w:rPr>
          <w:rFonts w:ascii="Arial" w:hAnsi="Arial" w:cs="Arial"/>
          <w:lang w:val="pt-BR"/>
        </w:rPr>
      </w:pPr>
    </w:p>
    <w:p w14:paraId="6EBCD1E7"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258,'Cerveja garrafa','Pilsen Lager',2, 1, 'litro', 'Brahma'); </w:t>
      </w:r>
    </w:p>
    <w:p w14:paraId="5CCD77DD"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 xml:space="preserve">259,'Cerveja garrafa','Pilsen Lager',2, 1, 'litro', 'Itaipava'); </w:t>
      </w:r>
    </w:p>
    <w:p w14:paraId="517C3752" w14:textId="77777777" w:rsidR="00AD7B90" w:rsidRDefault="00AD7B90" w:rsidP="00AD7B90">
      <w:pPr>
        <w:jc w:val="both"/>
        <w:rPr>
          <w:rFonts w:ascii="Arial" w:hAnsi="Arial" w:cs="Arial"/>
          <w:lang w:val="pt-BR"/>
        </w:rPr>
      </w:pPr>
      <w:r w:rsidRPr="00F20078">
        <w:rPr>
          <w:rFonts w:ascii="Arial" w:hAnsi="Arial" w:cs="Arial"/>
          <w:lang w:val="pt-BR"/>
        </w:rPr>
        <w:t xml:space="preserve">INSERT INTO produto VALUES </w:t>
      </w:r>
      <w:proofErr w:type="gramStart"/>
      <w:r w:rsidRPr="00F20078">
        <w:rPr>
          <w:rFonts w:ascii="Arial" w:hAnsi="Arial" w:cs="Arial"/>
          <w:lang w:val="pt-BR"/>
        </w:rPr>
        <w:t xml:space="preserve">( </w:t>
      </w:r>
      <w:proofErr w:type="gramEnd"/>
      <w:r w:rsidRPr="00F20078">
        <w:rPr>
          <w:rFonts w:ascii="Arial" w:hAnsi="Arial" w:cs="Arial"/>
          <w:lang w:val="pt-BR"/>
        </w:rPr>
        <w:t>260,'Cerveja garrafa','Pilsen Lager',2, 1, 'litro', 'Skol');</w:t>
      </w:r>
    </w:p>
    <w:p w14:paraId="4098EDB9" w14:textId="77777777" w:rsidR="00F20078" w:rsidRPr="00F20078" w:rsidRDefault="00F20078" w:rsidP="00AD7B90">
      <w:pPr>
        <w:jc w:val="both"/>
        <w:rPr>
          <w:rFonts w:ascii="Arial" w:hAnsi="Arial" w:cs="Arial"/>
          <w:lang w:val="pt-BR"/>
        </w:rPr>
      </w:pPr>
    </w:p>
    <w:p w14:paraId="25631D0E" w14:textId="77777777" w:rsidR="00AD7B90" w:rsidRPr="00F20078" w:rsidRDefault="00AD7B90" w:rsidP="00AD7B90">
      <w:pPr>
        <w:jc w:val="both"/>
        <w:rPr>
          <w:rFonts w:ascii="Arial" w:hAnsi="Arial" w:cs="Arial"/>
          <w:b/>
          <w:lang w:val="pt-BR"/>
        </w:rPr>
      </w:pPr>
      <w:r w:rsidRPr="00F20078">
        <w:rPr>
          <w:rFonts w:ascii="Arial" w:hAnsi="Arial" w:cs="Arial"/>
          <w:b/>
          <w:lang w:val="pt-BR"/>
        </w:rPr>
        <w:t xml:space="preserve">-- População tabela fornecedor </w:t>
      </w:r>
    </w:p>
    <w:p w14:paraId="665E7AE0" w14:textId="77777777" w:rsidR="00AD7B90" w:rsidRPr="00F20078" w:rsidRDefault="00AD7B90" w:rsidP="00AD7B90">
      <w:pPr>
        <w:jc w:val="both"/>
        <w:rPr>
          <w:rFonts w:ascii="Arial" w:hAnsi="Arial" w:cs="Arial"/>
          <w:lang w:val="pt-BR"/>
        </w:rPr>
      </w:pPr>
      <w:r w:rsidRPr="00E27DB9">
        <w:rPr>
          <w:rFonts w:ascii="Arial" w:hAnsi="Arial" w:cs="Arial"/>
        </w:rPr>
        <w:t xml:space="preserve">INSERT INTO fornecedor VALUES (1,'PJ', 'cdmooca@ambev.com.br ', 08008871111, 'Av. </w:t>
      </w:r>
      <w:r w:rsidRPr="00F20078">
        <w:rPr>
          <w:rFonts w:ascii="Arial" w:hAnsi="Arial" w:cs="Arial"/>
          <w:lang w:val="pt-BR"/>
        </w:rPr>
        <w:t>Presidente Wilson, 274 - Mooca, São Paulo - SP, 03107-900', 'AMBEV CDD MOOCA');</w:t>
      </w:r>
    </w:p>
    <w:p w14:paraId="519CC694" w14:textId="77777777" w:rsidR="00AD7B90" w:rsidRPr="00F20078" w:rsidRDefault="00AD7B90" w:rsidP="00AD7B90">
      <w:pPr>
        <w:jc w:val="both"/>
        <w:rPr>
          <w:rFonts w:ascii="Arial" w:hAnsi="Arial" w:cs="Arial"/>
          <w:lang w:val="pt-BR"/>
        </w:rPr>
      </w:pPr>
      <w:r w:rsidRPr="00F20078">
        <w:rPr>
          <w:rFonts w:ascii="Arial" w:hAnsi="Arial" w:cs="Arial"/>
          <w:lang w:val="pt-BR"/>
        </w:rPr>
        <w:t>INSERT INTO fornecedor VALUES (</w:t>
      </w:r>
      <w:proofErr w:type="gramStart"/>
      <w:r w:rsidRPr="00F20078">
        <w:rPr>
          <w:rFonts w:ascii="Arial" w:hAnsi="Arial" w:cs="Arial"/>
          <w:lang w:val="pt-BR"/>
        </w:rPr>
        <w:t>2</w:t>
      </w:r>
      <w:proofErr w:type="gramEnd"/>
      <w:r w:rsidRPr="00F20078">
        <w:rPr>
          <w:rFonts w:ascii="Arial" w:hAnsi="Arial" w:cs="Arial"/>
          <w:lang w:val="pt-BR"/>
        </w:rPr>
        <w:t>,'PJ', 'vendas@femsa.com.br', 1136596356, 'Pc Agrícola La Paz Tristante, 35 - Industrial Anhangüera, 06276-035', 'COCA-COLA FEMSA SP');</w:t>
      </w:r>
    </w:p>
    <w:p w14:paraId="067B087E" w14:textId="77777777" w:rsidR="00AD7B90" w:rsidRPr="00F20078" w:rsidRDefault="00AD7B90" w:rsidP="00AD7B90">
      <w:pPr>
        <w:jc w:val="both"/>
        <w:rPr>
          <w:rFonts w:ascii="Arial" w:hAnsi="Arial" w:cs="Arial"/>
          <w:lang w:val="pt-BR"/>
        </w:rPr>
      </w:pPr>
      <w:r w:rsidRPr="00F20078">
        <w:rPr>
          <w:rFonts w:ascii="Arial" w:hAnsi="Arial" w:cs="Arial"/>
          <w:lang w:val="pt-BR"/>
        </w:rPr>
        <w:t>INSERT INTO fornecedor VALUES (</w:t>
      </w:r>
      <w:proofErr w:type="gramStart"/>
      <w:r w:rsidRPr="00F20078">
        <w:rPr>
          <w:rFonts w:ascii="Arial" w:hAnsi="Arial" w:cs="Arial"/>
          <w:lang w:val="pt-BR"/>
        </w:rPr>
        <w:t>3</w:t>
      </w:r>
      <w:proofErr w:type="gramEnd"/>
      <w:r w:rsidRPr="00F20078">
        <w:rPr>
          <w:rFonts w:ascii="Arial" w:hAnsi="Arial" w:cs="Arial"/>
          <w:lang w:val="pt-BR"/>
        </w:rPr>
        <w:t>,'PJ', 'Vendas@pepsico.com.br', 25359470, 'R. Panambi, 191 - Cidade Industrial Satélite de São Paulo, Guarulhos - SP, 07224-130', 'PEPSICO DO BRASIL GRU');</w:t>
      </w:r>
    </w:p>
    <w:p w14:paraId="39016C64" w14:textId="77777777" w:rsidR="00AD7B90" w:rsidRPr="00F20078" w:rsidRDefault="00AD7B90" w:rsidP="00AD7B90">
      <w:pPr>
        <w:jc w:val="both"/>
        <w:rPr>
          <w:rFonts w:ascii="Arial" w:hAnsi="Arial" w:cs="Arial"/>
          <w:lang w:val="pt-BR"/>
        </w:rPr>
      </w:pPr>
      <w:r w:rsidRPr="00F20078">
        <w:rPr>
          <w:rFonts w:ascii="Arial" w:hAnsi="Arial" w:cs="Arial"/>
          <w:lang w:val="pt-BR"/>
        </w:rPr>
        <w:t>INSERT INTO fornecedor VALUES (</w:t>
      </w:r>
      <w:proofErr w:type="gramStart"/>
      <w:r w:rsidRPr="00F20078">
        <w:rPr>
          <w:rFonts w:ascii="Arial" w:hAnsi="Arial" w:cs="Arial"/>
          <w:lang w:val="pt-BR"/>
        </w:rPr>
        <w:t>4</w:t>
      </w:r>
      <w:proofErr w:type="gramEnd"/>
      <w:r w:rsidRPr="00F20078">
        <w:rPr>
          <w:rFonts w:ascii="Arial" w:hAnsi="Arial" w:cs="Arial"/>
          <w:lang w:val="pt-BR"/>
        </w:rPr>
        <w:t>,'PJ', 'sac@distribuidorahideal.com.br', 26193222, 'Endereço: Rua Alberto Sampaio, 147, São Paulo – SP', 'DISTRIBUIDORA HIDEAL');</w:t>
      </w:r>
    </w:p>
    <w:p w14:paraId="06A80F06" w14:textId="77777777" w:rsidR="00AD7B90" w:rsidRDefault="00AD7B90" w:rsidP="00AD7B90">
      <w:pPr>
        <w:jc w:val="both"/>
        <w:rPr>
          <w:rFonts w:ascii="Arial" w:hAnsi="Arial" w:cs="Arial"/>
          <w:lang w:val="pt-BR"/>
        </w:rPr>
      </w:pPr>
      <w:r w:rsidRPr="00F20078">
        <w:rPr>
          <w:rFonts w:ascii="Arial" w:hAnsi="Arial" w:cs="Arial"/>
        </w:rPr>
        <w:t xml:space="preserve">INSERT INTO fornecedor VALUES (5,'PJ', 'vendas2@atacadao.com.br', 43903224, 'Av. </w:t>
      </w:r>
      <w:r w:rsidRPr="00F20078">
        <w:rPr>
          <w:rFonts w:ascii="Arial" w:hAnsi="Arial" w:cs="Arial"/>
          <w:lang w:val="pt-BR"/>
        </w:rPr>
        <w:t>Morvan Dias de Figueiredo, 6157, São Paulo - SP, 02170-901', 'ATACADAO');</w:t>
      </w:r>
    </w:p>
    <w:p w14:paraId="45E49A37" w14:textId="77777777" w:rsidR="00F20078" w:rsidRPr="00F20078" w:rsidRDefault="00F20078" w:rsidP="00AD7B90">
      <w:pPr>
        <w:jc w:val="both"/>
        <w:rPr>
          <w:rFonts w:ascii="Arial" w:hAnsi="Arial" w:cs="Arial"/>
          <w:lang w:val="pt-BR"/>
        </w:rPr>
      </w:pPr>
    </w:p>
    <w:p w14:paraId="785512B9" w14:textId="77777777" w:rsidR="00AD7B90" w:rsidRDefault="00AD7B90" w:rsidP="00AD7B90">
      <w:pPr>
        <w:jc w:val="both"/>
        <w:rPr>
          <w:rFonts w:ascii="Arial" w:hAnsi="Arial" w:cs="Arial"/>
          <w:b/>
          <w:lang w:val="pt-BR"/>
        </w:rPr>
      </w:pPr>
      <w:r w:rsidRPr="00F20078">
        <w:rPr>
          <w:rFonts w:ascii="Arial" w:hAnsi="Arial" w:cs="Arial"/>
          <w:b/>
          <w:lang w:val="pt-BR"/>
        </w:rPr>
        <w:t>Requisito 02 - Permitir entrada de produtos pela Nota Fiscal e cupom fiscal. SQL</w:t>
      </w:r>
    </w:p>
    <w:p w14:paraId="6DFCF8CF" w14:textId="77777777" w:rsidR="00F20078" w:rsidRPr="00F20078" w:rsidRDefault="00F20078" w:rsidP="00AD7B90">
      <w:pPr>
        <w:jc w:val="both"/>
        <w:rPr>
          <w:rFonts w:ascii="Arial" w:hAnsi="Arial" w:cs="Arial"/>
          <w:b/>
          <w:lang w:val="pt-BR"/>
        </w:rPr>
      </w:pPr>
    </w:p>
    <w:p w14:paraId="72BC303A" w14:textId="77777777" w:rsidR="00AD7B90" w:rsidRPr="00F20078" w:rsidRDefault="00AD7B90" w:rsidP="00AD7B90">
      <w:pPr>
        <w:jc w:val="both"/>
        <w:rPr>
          <w:rFonts w:ascii="Arial" w:hAnsi="Arial" w:cs="Arial"/>
          <w:b/>
          <w:lang w:val="pt-BR"/>
        </w:rPr>
      </w:pPr>
      <w:r w:rsidRPr="00F20078">
        <w:rPr>
          <w:rFonts w:ascii="Arial" w:hAnsi="Arial" w:cs="Arial"/>
          <w:b/>
          <w:lang w:val="pt-BR"/>
        </w:rPr>
        <w:t xml:space="preserve">-- População tabela fornecimento </w:t>
      </w:r>
    </w:p>
    <w:p w14:paraId="38930600" w14:textId="77777777" w:rsidR="00AD7B90" w:rsidRPr="00E27DB9" w:rsidRDefault="00AD7B90" w:rsidP="00AD7B90">
      <w:pPr>
        <w:jc w:val="both"/>
        <w:rPr>
          <w:rFonts w:ascii="Arial" w:hAnsi="Arial" w:cs="Arial"/>
        </w:rPr>
      </w:pPr>
      <w:r w:rsidRPr="00E27DB9">
        <w:rPr>
          <w:rFonts w:ascii="Arial" w:hAnsi="Arial" w:cs="Arial"/>
        </w:rPr>
        <w:t>INSERT INTO fornecimento VALUES (</w:t>
      </w:r>
      <w:r w:rsidRPr="00E27DB9">
        <w:rPr>
          <w:rFonts w:ascii="Arial" w:hAnsi="Arial" w:cs="Arial"/>
        </w:rPr>
        <w:tab/>
        <w:t>5000</w:t>
      </w:r>
      <w:r w:rsidRPr="00E27DB9">
        <w:rPr>
          <w:rFonts w:ascii="Arial" w:hAnsi="Arial" w:cs="Arial"/>
        </w:rPr>
        <w:tab/>
        <w:t>,</w:t>
      </w:r>
      <w:r w:rsidRPr="00E27DB9">
        <w:rPr>
          <w:rFonts w:ascii="Arial" w:hAnsi="Arial" w:cs="Arial"/>
        </w:rPr>
        <w:tab/>
        <w:t>90000</w:t>
      </w:r>
      <w:r w:rsidRPr="00E27DB9">
        <w:rPr>
          <w:rFonts w:ascii="Arial" w:hAnsi="Arial" w:cs="Arial"/>
        </w:rPr>
        <w:tab/>
        <w:t>,</w:t>
      </w:r>
      <w:r w:rsidRPr="00E27DB9">
        <w:rPr>
          <w:rFonts w:ascii="Arial" w:hAnsi="Arial" w:cs="Arial"/>
        </w:rPr>
        <w:tab/>
        <w:t>4</w:t>
      </w:r>
      <w:r w:rsidRPr="00E27DB9">
        <w:rPr>
          <w:rFonts w:ascii="Arial" w:hAnsi="Arial" w:cs="Arial"/>
        </w:rPr>
        <w:tab/>
        <w:t>,</w:t>
      </w:r>
      <w:r w:rsidRPr="00E27DB9">
        <w:rPr>
          <w:rFonts w:ascii="Arial" w:hAnsi="Arial" w:cs="Arial"/>
        </w:rPr>
        <w:tab/>
        <w:t>101</w:t>
      </w:r>
      <w:r w:rsidRPr="00E27DB9">
        <w:rPr>
          <w:rFonts w:ascii="Arial" w:hAnsi="Arial" w:cs="Arial"/>
        </w:rPr>
        <w:tab/>
        <w:t>,</w:t>
      </w:r>
      <w:r w:rsidRPr="00E27DB9">
        <w:rPr>
          <w:rFonts w:ascii="Arial" w:hAnsi="Arial" w:cs="Arial"/>
        </w:rPr>
        <w:tab/>
        <w:t>'15/09/2021'</w:t>
      </w:r>
      <w:r w:rsidRPr="00E27DB9">
        <w:rPr>
          <w:rFonts w:ascii="Arial" w:hAnsi="Arial" w:cs="Arial"/>
        </w:rPr>
        <w:tab/>
        <w:t>,</w:t>
      </w:r>
      <w:r w:rsidRPr="00E27DB9">
        <w:rPr>
          <w:rFonts w:ascii="Arial" w:hAnsi="Arial" w:cs="Arial"/>
        </w:rPr>
        <w:tab/>
        <w:t>56983</w:t>
      </w:r>
      <w:r w:rsidRPr="00E27DB9">
        <w:rPr>
          <w:rFonts w:ascii="Arial" w:hAnsi="Arial" w:cs="Arial"/>
        </w:rPr>
        <w:tab/>
        <w:t>,</w:t>
      </w:r>
      <w:r w:rsidRPr="00E27DB9">
        <w:rPr>
          <w:rFonts w:ascii="Arial" w:hAnsi="Arial" w:cs="Arial"/>
        </w:rPr>
        <w:tab/>
      </w:r>
      <w:r w:rsidRPr="00E27DB9">
        <w:rPr>
          <w:rFonts w:ascii="Arial" w:hAnsi="Arial" w:cs="Arial"/>
        </w:rPr>
        <w:tab/>
        <w:t>'31/12/2022'</w:t>
      </w:r>
      <w:r w:rsidRPr="00E27DB9">
        <w:rPr>
          <w:rFonts w:ascii="Arial" w:hAnsi="Arial" w:cs="Arial"/>
        </w:rPr>
        <w:tab/>
        <w:t>,</w:t>
      </w:r>
      <w:r w:rsidRPr="00E27DB9">
        <w:rPr>
          <w:rFonts w:ascii="Arial" w:hAnsi="Arial" w:cs="Arial"/>
        </w:rPr>
        <w:tab/>
        <w:t>100</w:t>
      </w:r>
      <w:r w:rsidRPr="00E27DB9">
        <w:rPr>
          <w:rFonts w:ascii="Arial" w:hAnsi="Arial" w:cs="Arial"/>
        </w:rPr>
        <w:tab/>
        <w:t>,</w:t>
      </w:r>
      <w:r w:rsidRPr="00E27DB9">
        <w:rPr>
          <w:rFonts w:ascii="Arial" w:hAnsi="Arial" w:cs="Arial"/>
        </w:rPr>
        <w:tab/>
        <w:t>0.99</w:t>
      </w:r>
      <w:r w:rsidRPr="00E27DB9">
        <w:rPr>
          <w:rFonts w:ascii="Arial" w:hAnsi="Arial" w:cs="Arial"/>
        </w:rPr>
        <w:tab/>
        <w:t>,</w:t>
      </w:r>
      <w:r w:rsidRPr="00E27DB9">
        <w:rPr>
          <w:rFonts w:ascii="Arial" w:hAnsi="Arial" w:cs="Arial"/>
        </w:rPr>
        <w:tab/>
        <w:t>99.00</w:t>
      </w:r>
      <w:r w:rsidRPr="00E27DB9">
        <w:rPr>
          <w:rFonts w:ascii="Arial" w:hAnsi="Arial" w:cs="Arial"/>
        </w:rPr>
        <w:tab/>
        <w:t>)</w:t>
      </w:r>
      <w:r w:rsidRPr="00E27DB9">
        <w:rPr>
          <w:rFonts w:ascii="Arial" w:hAnsi="Arial" w:cs="Arial"/>
        </w:rPr>
        <w:tab/>
        <w:t>;</w:t>
      </w:r>
    </w:p>
    <w:p w14:paraId="7B59FB3F"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5001</w:t>
      </w:r>
      <w:r w:rsidRPr="00F20078">
        <w:rPr>
          <w:rFonts w:ascii="Arial" w:hAnsi="Arial" w:cs="Arial"/>
        </w:rPr>
        <w:tab/>
        <w:t>,</w:t>
      </w:r>
      <w:r w:rsidRPr="00F20078">
        <w:rPr>
          <w:rFonts w:ascii="Arial" w:hAnsi="Arial" w:cs="Arial"/>
        </w:rPr>
        <w:tab/>
        <w:t>90000</w:t>
      </w:r>
      <w:r w:rsidRPr="00F20078">
        <w:rPr>
          <w:rFonts w:ascii="Arial" w:hAnsi="Arial" w:cs="Arial"/>
        </w:rPr>
        <w:tab/>
        <w:t>,</w:t>
      </w:r>
      <w:r w:rsidRPr="00F20078">
        <w:rPr>
          <w:rFonts w:ascii="Arial" w:hAnsi="Arial" w:cs="Arial"/>
        </w:rPr>
        <w:tab/>
        <w:t>4</w:t>
      </w:r>
      <w:r w:rsidRPr="00F20078">
        <w:rPr>
          <w:rFonts w:ascii="Arial" w:hAnsi="Arial" w:cs="Arial"/>
        </w:rPr>
        <w:tab/>
        <w:t>,</w:t>
      </w:r>
      <w:r w:rsidRPr="00F20078">
        <w:rPr>
          <w:rFonts w:ascii="Arial" w:hAnsi="Arial" w:cs="Arial"/>
        </w:rPr>
        <w:tab/>
        <w:t>103</w:t>
      </w:r>
      <w:r w:rsidRPr="00F20078">
        <w:rPr>
          <w:rFonts w:ascii="Arial" w:hAnsi="Arial" w:cs="Arial"/>
        </w:rPr>
        <w:tab/>
        <w:t>,</w:t>
      </w:r>
      <w:r w:rsidRPr="00F20078">
        <w:rPr>
          <w:rFonts w:ascii="Arial" w:hAnsi="Arial" w:cs="Arial"/>
        </w:rPr>
        <w:tab/>
        <w:t>'15/09/2021'</w:t>
      </w:r>
      <w:r w:rsidRPr="00F20078">
        <w:rPr>
          <w:rFonts w:ascii="Arial" w:hAnsi="Arial" w:cs="Arial"/>
        </w:rPr>
        <w:tab/>
        <w:t>,</w:t>
      </w:r>
      <w:r w:rsidRPr="00F20078">
        <w:rPr>
          <w:rFonts w:ascii="Arial" w:hAnsi="Arial" w:cs="Arial"/>
        </w:rPr>
        <w:tab/>
        <w:t>790012</w:t>
      </w:r>
      <w:r w:rsidRPr="00F20078">
        <w:rPr>
          <w:rFonts w:ascii="Arial" w:hAnsi="Arial" w:cs="Arial"/>
        </w:rPr>
        <w:tab/>
        <w:t>,</w:t>
      </w:r>
      <w:r w:rsidRPr="00F20078">
        <w:rPr>
          <w:rFonts w:ascii="Arial" w:hAnsi="Arial" w:cs="Arial"/>
        </w:rPr>
        <w:tab/>
      </w:r>
      <w:r w:rsidRPr="00F20078">
        <w:rPr>
          <w:rFonts w:ascii="Arial" w:hAnsi="Arial" w:cs="Arial"/>
        </w:rPr>
        <w:tab/>
        <w:t>'31/12/2022'</w:t>
      </w:r>
      <w:r w:rsidRPr="00F20078">
        <w:rPr>
          <w:rFonts w:ascii="Arial" w:hAnsi="Arial" w:cs="Arial"/>
        </w:rPr>
        <w:tab/>
        <w:t>,</w:t>
      </w:r>
      <w:r w:rsidRPr="00F20078">
        <w:rPr>
          <w:rFonts w:ascii="Arial" w:hAnsi="Arial" w:cs="Arial"/>
        </w:rPr>
        <w:tab/>
        <w:t>100</w:t>
      </w:r>
      <w:r w:rsidRPr="00F20078">
        <w:rPr>
          <w:rFonts w:ascii="Arial" w:hAnsi="Arial" w:cs="Arial"/>
        </w:rPr>
        <w:tab/>
        <w:t>,</w:t>
      </w:r>
      <w:r w:rsidRPr="00F20078">
        <w:rPr>
          <w:rFonts w:ascii="Arial" w:hAnsi="Arial" w:cs="Arial"/>
        </w:rPr>
        <w:tab/>
        <w:t>0.99</w:t>
      </w:r>
      <w:r w:rsidRPr="00F20078">
        <w:rPr>
          <w:rFonts w:ascii="Arial" w:hAnsi="Arial" w:cs="Arial"/>
        </w:rPr>
        <w:tab/>
        <w:t>,</w:t>
      </w:r>
      <w:r w:rsidRPr="00F20078">
        <w:rPr>
          <w:rFonts w:ascii="Arial" w:hAnsi="Arial" w:cs="Arial"/>
        </w:rPr>
        <w:tab/>
        <w:t>99.00</w:t>
      </w:r>
      <w:r w:rsidRPr="00F20078">
        <w:rPr>
          <w:rFonts w:ascii="Arial" w:hAnsi="Arial" w:cs="Arial"/>
        </w:rPr>
        <w:tab/>
        <w:t>)</w:t>
      </w:r>
      <w:r w:rsidRPr="00F20078">
        <w:rPr>
          <w:rFonts w:ascii="Arial" w:hAnsi="Arial" w:cs="Arial"/>
        </w:rPr>
        <w:tab/>
        <w:t>;</w:t>
      </w:r>
    </w:p>
    <w:p w14:paraId="4608AA81"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5002</w:t>
      </w:r>
      <w:r w:rsidRPr="00F20078">
        <w:rPr>
          <w:rFonts w:ascii="Arial" w:hAnsi="Arial" w:cs="Arial"/>
        </w:rPr>
        <w:tab/>
        <w:t>,</w:t>
      </w:r>
      <w:r w:rsidRPr="00F20078">
        <w:rPr>
          <w:rFonts w:ascii="Arial" w:hAnsi="Arial" w:cs="Arial"/>
        </w:rPr>
        <w:tab/>
        <w:t>90000</w:t>
      </w:r>
      <w:r w:rsidRPr="00F20078">
        <w:rPr>
          <w:rFonts w:ascii="Arial" w:hAnsi="Arial" w:cs="Arial"/>
        </w:rPr>
        <w:tab/>
        <w:t>,</w:t>
      </w:r>
      <w:r w:rsidRPr="00F20078">
        <w:rPr>
          <w:rFonts w:ascii="Arial" w:hAnsi="Arial" w:cs="Arial"/>
        </w:rPr>
        <w:tab/>
        <w:t>4</w:t>
      </w:r>
      <w:r w:rsidRPr="00F20078">
        <w:rPr>
          <w:rFonts w:ascii="Arial" w:hAnsi="Arial" w:cs="Arial"/>
        </w:rPr>
        <w:tab/>
        <w:t>,</w:t>
      </w:r>
      <w:r w:rsidRPr="00F20078">
        <w:rPr>
          <w:rFonts w:ascii="Arial" w:hAnsi="Arial" w:cs="Arial"/>
        </w:rPr>
        <w:tab/>
        <w:t>110</w:t>
      </w:r>
      <w:r w:rsidRPr="00F20078">
        <w:rPr>
          <w:rFonts w:ascii="Arial" w:hAnsi="Arial" w:cs="Arial"/>
        </w:rPr>
        <w:tab/>
        <w:t>,</w:t>
      </w:r>
      <w:r w:rsidRPr="00F20078">
        <w:rPr>
          <w:rFonts w:ascii="Arial" w:hAnsi="Arial" w:cs="Arial"/>
        </w:rPr>
        <w:tab/>
        <w:t>'15/09/2021'</w:t>
      </w:r>
      <w:r w:rsidRPr="00F20078">
        <w:rPr>
          <w:rFonts w:ascii="Arial" w:hAnsi="Arial" w:cs="Arial"/>
        </w:rPr>
        <w:tab/>
        <w:t>,</w:t>
      </w:r>
      <w:r w:rsidRPr="00F20078">
        <w:rPr>
          <w:rFonts w:ascii="Arial" w:hAnsi="Arial" w:cs="Arial"/>
        </w:rPr>
        <w:tab/>
        <w:t>907652</w:t>
      </w:r>
      <w:r w:rsidRPr="00F20078">
        <w:rPr>
          <w:rFonts w:ascii="Arial" w:hAnsi="Arial" w:cs="Arial"/>
        </w:rPr>
        <w:tab/>
        <w:t>,</w:t>
      </w:r>
      <w:r w:rsidRPr="00F20078">
        <w:rPr>
          <w:rFonts w:ascii="Arial" w:hAnsi="Arial" w:cs="Arial"/>
        </w:rPr>
        <w:tab/>
      </w:r>
      <w:r w:rsidRPr="00F20078">
        <w:rPr>
          <w:rFonts w:ascii="Arial" w:hAnsi="Arial" w:cs="Arial"/>
        </w:rPr>
        <w:tab/>
        <w:t>'31/12/2022'</w:t>
      </w:r>
      <w:r w:rsidRPr="00F20078">
        <w:rPr>
          <w:rFonts w:ascii="Arial" w:hAnsi="Arial" w:cs="Arial"/>
        </w:rPr>
        <w:tab/>
        <w:t>,</w:t>
      </w:r>
      <w:r w:rsidRPr="00F20078">
        <w:rPr>
          <w:rFonts w:ascii="Arial" w:hAnsi="Arial" w:cs="Arial"/>
        </w:rPr>
        <w:tab/>
        <w:t>50</w:t>
      </w:r>
      <w:r w:rsidRPr="00F20078">
        <w:rPr>
          <w:rFonts w:ascii="Arial" w:hAnsi="Arial" w:cs="Arial"/>
        </w:rPr>
        <w:tab/>
        <w:t>,</w:t>
      </w:r>
      <w:r w:rsidRPr="00F20078">
        <w:rPr>
          <w:rFonts w:ascii="Arial" w:hAnsi="Arial" w:cs="Arial"/>
        </w:rPr>
        <w:tab/>
        <w:t>2.50</w:t>
      </w:r>
      <w:r w:rsidRPr="00F20078">
        <w:rPr>
          <w:rFonts w:ascii="Arial" w:hAnsi="Arial" w:cs="Arial"/>
        </w:rPr>
        <w:tab/>
        <w:t>,</w:t>
      </w:r>
      <w:r w:rsidRPr="00F20078">
        <w:rPr>
          <w:rFonts w:ascii="Arial" w:hAnsi="Arial" w:cs="Arial"/>
        </w:rPr>
        <w:tab/>
        <w:t>125.00</w:t>
      </w:r>
      <w:r w:rsidRPr="00F20078">
        <w:rPr>
          <w:rFonts w:ascii="Arial" w:hAnsi="Arial" w:cs="Arial"/>
        </w:rPr>
        <w:tab/>
        <w:t>)</w:t>
      </w:r>
      <w:r w:rsidRPr="00F20078">
        <w:rPr>
          <w:rFonts w:ascii="Arial" w:hAnsi="Arial" w:cs="Arial"/>
        </w:rPr>
        <w:tab/>
        <w:t>;</w:t>
      </w:r>
    </w:p>
    <w:p w14:paraId="5581F233"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5003</w:t>
      </w:r>
      <w:r w:rsidRPr="00F20078">
        <w:rPr>
          <w:rFonts w:ascii="Arial" w:hAnsi="Arial" w:cs="Arial"/>
        </w:rPr>
        <w:tab/>
        <w:t>,</w:t>
      </w:r>
      <w:r w:rsidRPr="00F20078">
        <w:rPr>
          <w:rFonts w:ascii="Arial" w:hAnsi="Arial" w:cs="Arial"/>
        </w:rPr>
        <w:tab/>
        <w:t>90000</w:t>
      </w:r>
      <w:r w:rsidRPr="00F20078">
        <w:rPr>
          <w:rFonts w:ascii="Arial" w:hAnsi="Arial" w:cs="Arial"/>
        </w:rPr>
        <w:tab/>
        <w:t>,</w:t>
      </w:r>
      <w:r w:rsidRPr="00F20078">
        <w:rPr>
          <w:rFonts w:ascii="Arial" w:hAnsi="Arial" w:cs="Arial"/>
        </w:rPr>
        <w:tab/>
        <w:t>4</w:t>
      </w:r>
      <w:r w:rsidRPr="00F20078">
        <w:rPr>
          <w:rFonts w:ascii="Arial" w:hAnsi="Arial" w:cs="Arial"/>
        </w:rPr>
        <w:tab/>
        <w:t>,</w:t>
      </w:r>
      <w:r w:rsidRPr="00F20078">
        <w:rPr>
          <w:rFonts w:ascii="Arial" w:hAnsi="Arial" w:cs="Arial"/>
        </w:rPr>
        <w:tab/>
        <w:t>125</w:t>
      </w:r>
      <w:r w:rsidRPr="00F20078">
        <w:rPr>
          <w:rFonts w:ascii="Arial" w:hAnsi="Arial" w:cs="Arial"/>
        </w:rPr>
        <w:tab/>
        <w:t>,</w:t>
      </w:r>
      <w:r w:rsidRPr="00F20078">
        <w:rPr>
          <w:rFonts w:ascii="Arial" w:hAnsi="Arial" w:cs="Arial"/>
        </w:rPr>
        <w:tab/>
        <w:t>'15/09/2021'</w:t>
      </w:r>
      <w:r w:rsidRPr="00F20078">
        <w:rPr>
          <w:rFonts w:ascii="Arial" w:hAnsi="Arial" w:cs="Arial"/>
        </w:rPr>
        <w:tab/>
        <w:t>,</w:t>
      </w:r>
      <w:r w:rsidRPr="00F20078">
        <w:rPr>
          <w:rFonts w:ascii="Arial" w:hAnsi="Arial" w:cs="Arial"/>
        </w:rPr>
        <w:tab/>
        <w:t>38945</w:t>
      </w:r>
      <w:r w:rsidRPr="00F20078">
        <w:rPr>
          <w:rFonts w:ascii="Arial" w:hAnsi="Arial" w:cs="Arial"/>
        </w:rPr>
        <w:tab/>
        <w:t>,</w:t>
      </w:r>
      <w:r w:rsidRPr="00F20078">
        <w:rPr>
          <w:rFonts w:ascii="Arial" w:hAnsi="Arial" w:cs="Arial"/>
        </w:rPr>
        <w:tab/>
      </w:r>
      <w:r w:rsidRPr="00F20078">
        <w:rPr>
          <w:rFonts w:ascii="Arial" w:hAnsi="Arial" w:cs="Arial"/>
        </w:rPr>
        <w:tab/>
        <w:t>'01/01/2024'</w:t>
      </w:r>
      <w:r w:rsidRPr="00F20078">
        <w:rPr>
          <w:rFonts w:ascii="Arial" w:hAnsi="Arial" w:cs="Arial"/>
        </w:rPr>
        <w:tab/>
        <w:t>,</w:t>
      </w:r>
      <w:r w:rsidRPr="00F20078">
        <w:rPr>
          <w:rFonts w:ascii="Arial" w:hAnsi="Arial" w:cs="Arial"/>
        </w:rPr>
        <w:tab/>
        <w:t>20</w:t>
      </w:r>
      <w:r w:rsidRPr="00F20078">
        <w:rPr>
          <w:rFonts w:ascii="Arial" w:hAnsi="Arial" w:cs="Arial"/>
        </w:rPr>
        <w:tab/>
        <w:t>,</w:t>
      </w:r>
      <w:r w:rsidRPr="00F20078">
        <w:rPr>
          <w:rFonts w:ascii="Arial" w:hAnsi="Arial" w:cs="Arial"/>
        </w:rPr>
        <w:tab/>
        <w:t>0.99</w:t>
      </w:r>
      <w:r w:rsidRPr="00F20078">
        <w:rPr>
          <w:rFonts w:ascii="Arial" w:hAnsi="Arial" w:cs="Arial"/>
        </w:rPr>
        <w:tab/>
        <w:t>,</w:t>
      </w:r>
      <w:r w:rsidRPr="00F20078">
        <w:rPr>
          <w:rFonts w:ascii="Arial" w:hAnsi="Arial" w:cs="Arial"/>
        </w:rPr>
        <w:tab/>
        <w:t>19.80</w:t>
      </w:r>
      <w:r w:rsidRPr="00F20078">
        <w:rPr>
          <w:rFonts w:ascii="Arial" w:hAnsi="Arial" w:cs="Arial"/>
        </w:rPr>
        <w:tab/>
        <w:t>)</w:t>
      </w:r>
      <w:r w:rsidRPr="00F20078">
        <w:rPr>
          <w:rFonts w:ascii="Arial" w:hAnsi="Arial" w:cs="Arial"/>
        </w:rPr>
        <w:tab/>
        <w:t>;</w:t>
      </w:r>
    </w:p>
    <w:p w14:paraId="75357879"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5004</w:t>
      </w:r>
      <w:r w:rsidRPr="00F20078">
        <w:rPr>
          <w:rFonts w:ascii="Arial" w:hAnsi="Arial" w:cs="Arial"/>
        </w:rPr>
        <w:tab/>
        <w:t>,</w:t>
      </w:r>
      <w:r w:rsidRPr="00F20078">
        <w:rPr>
          <w:rFonts w:ascii="Arial" w:hAnsi="Arial" w:cs="Arial"/>
        </w:rPr>
        <w:tab/>
        <w:t>90000</w:t>
      </w:r>
      <w:r w:rsidRPr="00F20078">
        <w:rPr>
          <w:rFonts w:ascii="Arial" w:hAnsi="Arial" w:cs="Arial"/>
        </w:rPr>
        <w:tab/>
        <w:t>,</w:t>
      </w:r>
      <w:r w:rsidRPr="00F20078">
        <w:rPr>
          <w:rFonts w:ascii="Arial" w:hAnsi="Arial" w:cs="Arial"/>
        </w:rPr>
        <w:tab/>
        <w:t>4</w:t>
      </w:r>
      <w:r w:rsidRPr="00F20078">
        <w:rPr>
          <w:rFonts w:ascii="Arial" w:hAnsi="Arial" w:cs="Arial"/>
        </w:rPr>
        <w:tab/>
        <w:t>,</w:t>
      </w:r>
      <w:r w:rsidRPr="00F20078">
        <w:rPr>
          <w:rFonts w:ascii="Arial" w:hAnsi="Arial" w:cs="Arial"/>
        </w:rPr>
        <w:tab/>
        <w:t>122</w:t>
      </w:r>
      <w:r w:rsidRPr="00F20078">
        <w:rPr>
          <w:rFonts w:ascii="Arial" w:hAnsi="Arial" w:cs="Arial"/>
        </w:rPr>
        <w:tab/>
        <w:t>,</w:t>
      </w:r>
      <w:r w:rsidRPr="00F20078">
        <w:rPr>
          <w:rFonts w:ascii="Arial" w:hAnsi="Arial" w:cs="Arial"/>
        </w:rPr>
        <w:tab/>
        <w:t>'15/09/2021'</w:t>
      </w:r>
      <w:r w:rsidRPr="00F20078">
        <w:rPr>
          <w:rFonts w:ascii="Arial" w:hAnsi="Arial" w:cs="Arial"/>
        </w:rPr>
        <w:tab/>
        <w:t>,</w:t>
      </w:r>
      <w:r w:rsidRPr="00F20078">
        <w:rPr>
          <w:rFonts w:ascii="Arial" w:hAnsi="Arial" w:cs="Arial"/>
        </w:rPr>
        <w:tab/>
        <w:t>98542</w:t>
      </w:r>
      <w:r w:rsidRPr="00F20078">
        <w:rPr>
          <w:rFonts w:ascii="Arial" w:hAnsi="Arial" w:cs="Arial"/>
        </w:rPr>
        <w:tab/>
        <w:t>,</w:t>
      </w:r>
      <w:r w:rsidRPr="00F20078">
        <w:rPr>
          <w:rFonts w:ascii="Arial" w:hAnsi="Arial" w:cs="Arial"/>
        </w:rPr>
        <w:tab/>
      </w:r>
      <w:r w:rsidRPr="00F20078">
        <w:rPr>
          <w:rFonts w:ascii="Arial" w:hAnsi="Arial" w:cs="Arial"/>
        </w:rPr>
        <w:tab/>
        <w:t>'02/01/2024'</w:t>
      </w:r>
      <w:r w:rsidRPr="00F20078">
        <w:rPr>
          <w:rFonts w:ascii="Arial" w:hAnsi="Arial" w:cs="Arial"/>
        </w:rPr>
        <w:tab/>
        <w:t>,</w:t>
      </w:r>
      <w:r w:rsidRPr="00F20078">
        <w:rPr>
          <w:rFonts w:ascii="Arial" w:hAnsi="Arial" w:cs="Arial"/>
        </w:rPr>
        <w:tab/>
        <w:t>30</w:t>
      </w:r>
      <w:r w:rsidRPr="00F20078">
        <w:rPr>
          <w:rFonts w:ascii="Arial" w:hAnsi="Arial" w:cs="Arial"/>
        </w:rPr>
        <w:tab/>
        <w:t>,</w:t>
      </w:r>
      <w:r w:rsidRPr="00F20078">
        <w:rPr>
          <w:rFonts w:ascii="Arial" w:hAnsi="Arial" w:cs="Arial"/>
        </w:rPr>
        <w:tab/>
        <w:t>1.99</w:t>
      </w:r>
      <w:r w:rsidRPr="00F20078">
        <w:rPr>
          <w:rFonts w:ascii="Arial" w:hAnsi="Arial" w:cs="Arial"/>
        </w:rPr>
        <w:tab/>
        <w:t>,</w:t>
      </w:r>
      <w:r w:rsidRPr="00F20078">
        <w:rPr>
          <w:rFonts w:ascii="Arial" w:hAnsi="Arial" w:cs="Arial"/>
        </w:rPr>
        <w:tab/>
        <w:t>119.40</w:t>
      </w:r>
      <w:r w:rsidRPr="00F20078">
        <w:rPr>
          <w:rFonts w:ascii="Arial" w:hAnsi="Arial" w:cs="Arial"/>
        </w:rPr>
        <w:tab/>
        <w:t>)</w:t>
      </w:r>
      <w:r w:rsidRPr="00F20078">
        <w:rPr>
          <w:rFonts w:ascii="Arial" w:hAnsi="Arial" w:cs="Arial"/>
        </w:rPr>
        <w:tab/>
        <w:t>;</w:t>
      </w:r>
    </w:p>
    <w:p w14:paraId="1F5BB404"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5005</w:t>
      </w:r>
      <w:r w:rsidRPr="00F20078">
        <w:rPr>
          <w:rFonts w:ascii="Arial" w:hAnsi="Arial" w:cs="Arial"/>
        </w:rPr>
        <w:tab/>
        <w:t>,</w:t>
      </w:r>
      <w:r w:rsidRPr="00F20078">
        <w:rPr>
          <w:rFonts w:ascii="Arial" w:hAnsi="Arial" w:cs="Arial"/>
        </w:rPr>
        <w:tab/>
        <w:t>90000</w:t>
      </w:r>
      <w:r w:rsidRPr="00F20078">
        <w:rPr>
          <w:rFonts w:ascii="Arial" w:hAnsi="Arial" w:cs="Arial"/>
        </w:rPr>
        <w:tab/>
        <w:t>,</w:t>
      </w:r>
      <w:r w:rsidRPr="00F20078">
        <w:rPr>
          <w:rFonts w:ascii="Arial" w:hAnsi="Arial" w:cs="Arial"/>
        </w:rPr>
        <w:tab/>
        <w:t>4</w:t>
      </w:r>
      <w:r w:rsidRPr="00F20078">
        <w:rPr>
          <w:rFonts w:ascii="Arial" w:hAnsi="Arial" w:cs="Arial"/>
        </w:rPr>
        <w:tab/>
        <w:t>,</w:t>
      </w:r>
      <w:r w:rsidRPr="00F20078">
        <w:rPr>
          <w:rFonts w:ascii="Arial" w:hAnsi="Arial" w:cs="Arial"/>
        </w:rPr>
        <w:tab/>
        <w:t>120</w:t>
      </w:r>
      <w:r w:rsidRPr="00F20078">
        <w:rPr>
          <w:rFonts w:ascii="Arial" w:hAnsi="Arial" w:cs="Arial"/>
        </w:rPr>
        <w:tab/>
        <w:t>,</w:t>
      </w:r>
      <w:r w:rsidRPr="00F20078">
        <w:rPr>
          <w:rFonts w:ascii="Arial" w:hAnsi="Arial" w:cs="Arial"/>
        </w:rPr>
        <w:tab/>
        <w:t>'15/09/2021'</w:t>
      </w:r>
      <w:r w:rsidRPr="00F20078">
        <w:rPr>
          <w:rFonts w:ascii="Arial" w:hAnsi="Arial" w:cs="Arial"/>
        </w:rPr>
        <w:tab/>
        <w:t>,</w:t>
      </w:r>
      <w:r w:rsidRPr="00F20078">
        <w:rPr>
          <w:rFonts w:ascii="Arial" w:hAnsi="Arial" w:cs="Arial"/>
        </w:rPr>
        <w:tab/>
        <w:t>2398</w:t>
      </w:r>
      <w:r w:rsidRPr="00F20078">
        <w:rPr>
          <w:rFonts w:ascii="Arial" w:hAnsi="Arial" w:cs="Arial"/>
        </w:rPr>
        <w:tab/>
        <w:t>,</w:t>
      </w:r>
      <w:r w:rsidRPr="00F20078">
        <w:rPr>
          <w:rFonts w:ascii="Arial" w:hAnsi="Arial" w:cs="Arial"/>
        </w:rPr>
        <w:tab/>
      </w:r>
      <w:r w:rsidRPr="00F20078">
        <w:rPr>
          <w:rFonts w:ascii="Arial" w:hAnsi="Arial" w:cs="Arial"/>
        </w:rPr>
        <w:tab/>
        <w:t>'03/01/2024'</w:t>
      </w:r>
      <w:r w:rsidRPr="00F20078">
        <w:rPr>
          <w:rFonts w:ascii="Arial" w:hAnsi="Arial" w:cs="Arial"/>
        </w:rPr>
        <w:tab/>
        <w:t>,</w:t>
      </w:r>
      <w:r w:rsidRPr="00F20078">
        <w:rPr>
          <w:rFonts w:ascii="Arial" w:hAnsi="Arial" w:cs="Arial"/>
        </w:rPr>
        <w:tab/>
        <w:t>10</w:t>
      </w:r>
      <w:r w:rsidRPr="00F20078">
        <w:rPr>
          <w:rFonts w:ascii="Arial" w:hAnsi="Arial" w:cs="Arial"/>
        </w:rPr>
        <w:tab/>
        <w:t>,</w:t>
      </w:r>
      <w:r w:rsidRPr="00F20078">
        <w:rPr>
          <w:rFonts w:ascii="Arial" w:hAnsi="Arial" w:cs="Arial"/>
        </w:rPr>
        <w:tab/>
        <w:t>2.99</w:t>
      </w:r>
      <w:r w:rsidRPr="00F20078">
        <w:rPr>
          <w:rFonts w:ascii="Arial" w:hAnsi="Arial" w:cs="Arial"/>
        </w:rPr>
        <w:tab/>
        <w:t>,</w:t>
      </w:r>
      <w:r w:rsidRPr="00F20078">
        <w:rPr>
          <w:rFonts w:ascii="Arial" w:hAnsi="Arial" w:cs="Arial"/>
        </w:rPr>
        <w:tab/>
        <w:t>89.70</w:t>
      </w:r>
      <w:r w:rsidRPr="00F20078">
        <w:rPr>
          <w:rFonts w:ascii="Arial" w:hAnsi="Arial" w:cs="Arial"/>
        </w:rPr>
        <w:tab/>
        <w:t>)</w:t>
      </w:r>
      <w:r w:rsidRPr="00F20078">
        <w:rPr>
          <w:rFonts w:ascii="Arial" w:hAnsi="Arial" w:cs="Arial"/>
        </w:rPr>
        <w:tab/>
        <w:t>;</w:t>
      </w:r>
    </w:p>
    <w:p w14:paraId="1C15D340"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5006</w:t>
      </w:r>
      <w:r w:rsidRPr="00F20078">
        <w:rPr>
          <w:rFonts w:ascii="Arial" w:hAnsi="Arial" w:cs="Arial"/>
        </w:rPr>
        <w:tab/>
        <w:t>,</w:t>
      </w:r>
      <w:r w:rsidRPr="00F20078">
        <w:rPr>
          <w:rFonts w:ascii="Arial" w:hAnsi="Arial" w:cs="Arial"/>
        </w:rPr>
        <w:tab/>
        <w:t>90000</w:t>
      </w:r>
      <w:r w:rsidRPr="00F20078">
        <w:rPr>
          <w:rFonts w:ascii="Arial" w:hAnsi="Arial" w:cs="Arial"/>
        </w:rPr>
        <w:tab/>
        <w:t>,</w:t>
      </w:r>
      <w:r w:rsidRPr="00F20078">
        <w:rPr>
          <w:rFonts w:ascii="Arial" w:hAnsi="Arial" w:cs="Arial"/>
        </w:rPr>
        <w:tab/>
        <w:t>4</w:t>
      </w:r>
      <w:r w:rsidRPr="00F20078">
        <w:rPr>
          <w:rFonts w:ascii="Arial" w:hAnsi="Arial" w:cs="Arial"/>
        </w:rPr>
        <w:tab/>
        <w:t>,</w:t>
      </w:r>
      <w:r w:rsidRPr="00F20078">
        <w:rPr>
          <w:rFonts w:ascii="Arial" w:hAnsi="Arial" w:cs="Arial"/>
        </w:rPr>
        <w:tab/>
        <w:t>127</w:t>
      </w:r>
      <w:r w:rsidRPr="00F20078">
        <w:rPr>
          <w:rFonts w:ascii="Arial" w:hAnsi="Arial" w:cs="Arial"/>
        </w:rPr>
        <w:tab/>
        <w:t>,</w:t>
      </w:r>
      <w:r w:rsidRPr="00F20078">
        <w:rPr>
          <w:rFonts w:ascii="Arial" w:hAnsi="Arial" w:cs="Arial"/>
        </w:rPr>
        <w:tab/>
        <w:t>'15/09/2021'</w:t>
      </w:r>
      <w:r w:rsidRPr="00F20078">
        <w:rPr>
          <w:rFonts w:ascii="Arial" w:hAnsi="Arial" w:cs="Arial"/>
        </w:rPr>
        <w:tab/>
        <w:t>,</w:t>
      </w:r>
      <w:r w:rsidRPr="00F20078">
        <w:rPr>
          <w:rFonts w:ascii="Arial" w:hAnsi="Arial" w:cs="Arial"/>
        </w:rPr>
        <w:tab/>
        <w:t>37494</w:t>
      </w:r>
      <w:r w:rsidRPr="00F20078">
        <w:rPr>
          <w:rFonts w:ascii="Arial" w:hAnsi="Arial" w:cs="Arial"/>
        </w:rPr>
        <w:tab/>
        <w:t>,</w:t>
      </w:r>
      <w:r w:rsidRPr="00F20078">
        <w:rPr>
          <w:rFonts w:ascii="Arial" w:hAnsi="Arial" w:cs="Arial"/>
        </w:rPr>
        <w:tab/>
      </w:r>
      <w:r w:rsidRPr="00F20078">
        <w:rPr>
          <w:rFonts w:ascii="Arial" w:hAnsi="Arial" w:cs="Arial"/>
        </w:rPr>
        <w:tab/>
        <w:t>'31/12/2022'</w:t>
      </w:r>
      <w:r w:rsidRPr="00F20078">
        <w:rPr>
          <w:rFonts w:ascii="Arial" w:hAnsi="Arial" w:cs="Arial"/>
        </w:rPr>
        <w:tab/>
        <w:t>,</w:t>
      </w:r>
      <w:r w:rsidRPr="00F20078">
        <w:rPr>
          <w:rFonts w:ascii="Arial" w:hAnsi="Arial" w:cs="Arial"/>
        </w:rPr>
        <w:tab/>
        <w:t>20</w:t>
      </w:r>
      <w:r w:rsidRPr="00F20078">
        <w:rPr>
          <w:rFonts w:ascii="Arial" w:hAnsi="Arial" w:cs="Arial"/>
        </w:rPr>
        <w:tab/>
        <w:t>,</w:t>
      </w:r>
      <w:r w:rsidRPr="00F20078">
        <w:rPr>
          <w:rFonts w:ascii="Arial" w:hAnsi="Arial" w:cs="Arial"/>
        </w:rPr>
        <w:tab/>
        <w:t>3.50</w:t>
      </w:r>
      <w:r w:rsidRPr="00F20078">
        <w:rPr>
          <w:rFonts w:ascii="Arial" w:hAnsi="Arial" w:cs="Arial"/>
        </w:rPr>
        <w:lastRenderedPageBreak/>
        <w:tab/>
        <w:t>,</w:t>
      </w:r>
      <w:r w:rsidRPr="00F20078">
        <w:rPr>
          <w:rFonts w:ascii="Arial" w:hAnsi="Arial" w:cs="Arial"/>
        </w:rPr>
        <w:tab/>
        <w:t>280.00</w:t>
      </w:r>
      <w:r w:rsidRPr="00F20078">
        <w:rPr>
          <w:rFonts w:ascii="Arial" w:hAnsi="Arial" w:cs="Arial"/>
        </w:rPr>
        <w:tab/>
        <w:t>)</w:t>
      </w:r>
      <w:r w:rsidRPr="00F20078">
        <w:rPr>
          <w:rFonts w:ascii="Arial" w:hAnsi="Arial" w:cs="Arial"/>
        </w:rPr>
        <w:tab/>
        <w:t>;</w:t>
      </w:r>
    </w:p>
    <w:p w14:paraId="0C55F0E8"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5007</w:t>
      </w:r>
      <w:r w:rsidRPr="00F20078">
        <w:rPr>
          <w:rFonts w:ascii="Arial" w:hAnsi="Arial" w:cs="Arial"/>
        </w:rPr>
        <w:tab/>
        <w:t>,</w:t>
      </w:r>
      <w:r w:rsidRPr="00F20078">
        <w:rPr>
          <w:rFonts w:ascii="Arial" w:hAnsi="Arial" w:cs="Arial"/>
        </w:rPr>
        <w:tab/>
        <w:t>90000</w:t>
      </w:r>
      <w:r w:rsidRPr="00F20078">
        <w:rPr>
          <w:rFonts w:ascii="Arial" w:hAnsi="Arial" w:cs="Arial"/>
        </w:rPr>
        <w:tab/>
        <w:t>,</w:t>
      </w:r>
      <w:r w:rsidRPr="00F20078">
        <w:rPr>
          <w:rFonts w:ascii="Arial" w:hAnsi="Arial" w:cs="Arial"/>
        </w:rPr>
        <w:tab/>
        <w:t>4</w:t>
      </w:r>
      <w:r w:rsidRPr="00F20078">
        <w:rPr>
          <w:rFonts w:ascii="Arial" w:hAnsi="Arial" w:cs="Arial"/>
        </w:rPr>
        <w:tab/>
        <w:t>,</w:t>
      </w:r>
      <w:r w:rsidRPr="00F20078">
        <w:rPr>
          <w:rFonts w:ascii="Arial" w:hAnsi="Arial" w:cs="Arial"/>
        </w:rPr>
        <w:tab/>
        <w:t>107</w:t>
      </w:r>
      <w:r w:rsidRPr="00F20078">
        <w:rPr>
          <w:rFonts w:ascii="Arial" w:hAnsi="Arial" w:cs="Arial"/>
        </w:rPr>
        <w:tab/>
        <w:t>,</w:t>
      </w:r>
      <w:r w:rsidRPr="00F20078">
        <w:rPr>
          <w:rFonts w:ascii="Arial" w:hAnsi="Arial" w:cs="Arial"/>
        </w:rPr>
        <w:tab/>
        <w:t>'15/09/2021'</w:t>
      </w:r>
      <w:r w:rsidRPr="00F20078">
        <w:rPr>
          <w:rFonts w:ascii="Arial" w:hAnsi="Arial" w:cs="Arial"/>
        </w:rPr>
        <w:tab/>
        <w:t>,</w:t>
      </w:r>
      <w:r w:rsidRPr="00F20078">
        <w:rPr>
          <w:rFonts w:ascii="Arial" w:hAnsi="Arial" w:cs="Arial"/>
        </w:rPr>
        <w:tab/>
        <w:t>64832</w:t>
      </w:r>
      <w:r w:rsidRPr="00F20078">
        <w:rPr>
          <w:rFonts w:ascii="Arial" w:hAnsi="Arial" w:cs="Arial"/>
        </w:rPr>
        <w:tab/>
        <w:t>,</w:t>
      </w:r>
      <w:r w:rsidRPr="00F20078">
        <w:rPr>
          <w:rFonts w:ascii="Arial" w:hAnsi="Arial" w:cs="Arial"/>
        </w:rPr>
        <w:tab/>
      </w:r>
      <w:r w:rsidRPr="00F20078">
        <w:rPr>
          <w:rFonts w:ascii="Arial" w:hAnsi="Arial" w:cs="Arial"/>
        </w:rPr>
        <w:tab/>
        <w:t>'31/12/2022'</w:t>
      </w:r>
      <w:r w:rsidRPr="00F20078">
        <w:rPr>
          <w:rFonts w:ascii="Arial" w:hAnsi="Arial" w:cs="Arial"/>
        </w:rPr>
        <w:tab/>
        <w:t>,</w:t>
      </w:r>
      <w:r w:rsidRPr="00F20078">
        <w:rPr>
          <w:rFonts w:ascii="Arial" w:hAnsi="Arial" w:cs="Arial"/>
        </w:rPr>
        <w:tab/>
        <w:t>100</w:t>
      </w:r>
      <w:r w:rsidRPr="00F20078">
        <w:rPr>
          <w:rFonts w:ascii="Arial" w:hAnsi="Arial" w:cs="Arial"/>
        </w:rPr>
        <w:tab/>
        <w:t>,</w:t>
      </w:r>
      <w:r w:rsidRPr="00F20078">
        <w:rPr>
          <w:rFonts w:ascii="Arial" w:hAnsi="Arial" w:cs="Arial"/>
        </w:rPr>
        <w:tab/>
        <w:t>1.50</w:t>
      </w:r>
      <w:r w:rsidRPr="00F20078">
        <w:rPr>
          <w:rFonts w:ascii="Arial" w:hAnsi="Arial" w:cs="Arial"/>
        </w:rPr>
        <w:tab/>
        <w:t>,</w:t>
      </w:r>
      <w:r w:rsidRPr="00F20078">
        <w:rPr>
          <w:rFonts w:ascii="Arial" w:hAnsi="Arial" w:cs="Arial"/>
        </w:rPr>
        <w:tab/>
        <w:t>150.00</w:t>
      </w:r>
      <w:r w:rsidRPr="00F20078">
        <w:rPr>
          <w:rFonts w:ascii="Arial" w:hAnsi="Arial" w:cs="Arial"/>
        </w:rPr>
        <w:tab/>
        <w:t>)</w:t>
      </w:r>
      <w:r w:rsidRPr="00F20078">
        <w:rPr>
          <w:rFonts w:ascii="Arial" w:hAnsi="Arial" w:cs="Arial"/>
        </w:rPr>
        <w:tab/>
        <w:t>;</w:t>
      </w:r>
    </w:p>
    <w:p w14:paraId="58079FAA"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5008</w:t>
      </w:r>
      <w:r w:rsidRPr="00F20078">
        <w:rPr>
          <w:rFonts w:ascii="Arial" w:hAnsi="Arial" w:cs="Arial"/>
        </w:rPr>
        <w:tab/>
        <w:t>,</w:t>
      </w:r>
      <w:r w:rsidRPr="00F20078">
        <w:rPr>
          <w:rFonts w:ascii="Arial" w:hAnsi="Arial" w:cs="Arial"/>
        </w:rPr>
        <w:tab/>
        <w:t>90000</w:t>
      </w:r>
      <w:r w:rsidRPr="00F20078">
        <w:rPr>
          <w:rFonts w:ascii="Arial" w:hAnsi="Arial" w:cs="Arial"/>
        </w:rPr>
        <w:tab/>
        <w:t>,</w:t>
      </w:r>
      <w:r w:rsidRPr="00F20078">
        <w:rPr>
          <w:rFonts w:ascii="Arial" w:hAnsi="Arial" w:cs="Arial"/>
        </w:rPr>
        <w:tab/>
        <w:t>4</w:t>
      </w:r>
      <w:r w:rsidRPr="00F20078">
        <w:rPr>
          <w:rFonts w:ascii="Arial" w:hAnsi="Arial" w:cs="Arial"/>
        </w:rPr>
        <w:tab/>
        <w:t>,</w:t>
      </w:r>
      <w:r w:rsidRPr="00F20078">
        <w:rPr>
          <w:rFonts w:ascii="Arial" w:hAnsi="Arial" w:cs="Arial"/>
        </w:rPr>
        <w:tab/>
        <w:t>106</w:t>
      </w:r>
      <w:r w:rsidRPr="00F20078">
        <w:rPr>
          <w:rFonts w:ascii="Arial" w:hAnsi="Arial" w:cs="Arial"/>
        </w:rPr>
        <w:tab/>
        <w:t>,</w:t>
      </w:r>
      <w:r w:rsidRPr="00F20078">
        <w:rPr>
          <w:rFonts w:ascii="Arial" w:hAnsi="Arial" w:cs="Arial"/>
        </w:rPr>
        <w:tab/>
        <w:t>'15/09/2021'</w:t>
      </w:r>
      <w:r w:rsidRPr="00F20078">
        <w:rPr>
          <w:rFonts w:ascii="Arial" w:hAnsi="Arial" w:cs="Arial"/>
        </w:rPr>
        <w:tab/>
        <w:t>,</w:t>
      </w:r>
      <w:r w:rsidRPr="00F20078">
        <w:rPr>
          <w:rFonts w:ascii="Arial" w:hAnsi="Arial" w:cs="Arial"/>
        </w:rPr>
        <w:tab/>
        <w:t>34937</w:t>
      </w:r>
      <w:r w:rsidRPr="00F20078">
        <w:rPr>
          <w:rFonts w:ascii="Arial" w:hAnsi="Arial" w:cs="Arial"/>
        </w:rPr>
        <w:tab/>
        <w:t>,</w:t>
      </w:r>
      <w:r w:rsidRPr="00F20078">
        <w:rPr>
          <w:rFonts w:ascii="Arial" w:hAnsi="Arial" w:cs="Arial"/>
        </w:rPr>
        <w:tab/>
      </w:r>
      <w:r w:rsidRPr="00F20078">
        <w:rPr>
          <w:rFonts w:ascii="Arial" w:hAnsi="Arial" w:cs="Arial"/>
        </w:rPr>
        <w:tab/>
        <w:t>'31/12/2023'</w:t>
      </w:r>
      <w:r w:rsidRPr="00F20078">
        <w:rPr>
          <w:rFonts w:ascii="Arial" w:hAnsi="Arial" w:cs="Arial"/>
        </w:rPr>
        <w:tab/>
        <w:t>,</w:t>
      </w:r>
      <w:r w:rsidRPr="00F20078">
        <w:rPr>
          <w:rFonts w:ascii="Arial" w:hAnsi="Arial" w:cs="Arial"/>
        </w:rPr>
        <w:tab/>
        <w:t>100</w:t>
      </w:r>
      <w:r w:rsidRPr="00F20078">
        <w:rPr>
          <w:rFonts w:ascii="Arial" w:hAnsi="Arial" w:cs="Arial"/>
        </w:rPr>
        <w:tab/>
        <w:t>,</w:t>
      </w:r>
      <w:r w:rsidRPr="00F20078">
        <w:rPr>
          <w:rFonts w:ascii="Arial" w:hAnsi="Arial" w:cs="Arial"/>
        </w:rPr>
        <w:tab/>
        <w:t>1.50</w:t>
      </w:r>
      <w:r w:rsidRPr="00F20078">
        <w:rPr>
          <w:rFonts w:ascii="Arial" w:hAnsi="Arial" w:cs="Arial"/>
        </w:rPr>
        <w:tab/>
        <w:t>,</w:t>
      </w:r>
      <w:r w:rsidRPr="00F20078">
        <w:rPr>
          <w:rFonts w:ascii="Arial" w:hAnsi="Arial" w:cs="Arial"/>
        </w:rPr>
        <w:tab/>
        <w:t>150.00</w:t>
      </w:r>
      <w:r w:rsidRPr="00F20078">
        <w:rPr>
          <w:rFonts w:ascii="Arial" w:hAnsi="Arial" w:cs="Arial"/>
        </w:rPr>
        <w:tab/>
        <w:t>)</w:t>
      </w:r>
      <w:r w:rsidRPr="00F20078">
        <w:rPr>
          <w:rFonts w:ascii="Arial" w:hAnsi="Arial" w:cs="Arial"/>
        </w:rPr>
        <w:tab/>
        <w:t>;</w:t>
      </w:r>
    </w:p>
    <w:p w14:paraId="37851D1E"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5009</w:t>
      </w:r>
      <w:r w:rsidRPr="00F20078">
        <w:rPr>
          <w:rFonts w:ascii="Arial" w:hAnsi="Arial" w:cs="Arial"/>
        </w:rPr>
        <w:tab/>
        <w:t>,</w:t>
      </w:r>
      <w:r w:rsidRPr="00F20078">
        <w:rPr>
          <w:rFonts w:ascii="Arial" w:hAnsi="Arial" w:cs="Arial"/>
        </w:rPr>
        <w:tab/>
        <w:t>90000</w:t>
      </w:r>
      <w:r w:rsidRPr="00F20078">
        <w:rPr>
          <w:rFonts w:ascii="Arial" w:hAnsi="Arial" w:cs="Arial"/>
        </w:rPr>
        <w:tab/>
        <w:t>,</w:t>
      </w:r>
      <w:r w:rsidRPr="00F20078">
        <w:rPr>
          <w:rFonts w:ascii="Arial" w:hAnsi="Arial" w:cs="Arial"/>
        </w:rPr>
        <w:tab/>
        <w:t>4</w:t>
      </w:r>
      <w:r w:rsidRPr="00F20078">
        <w:rPr>
          <w:rFonts w:ascii="Arial" w:hAnsi="Arial" w:cs="Arial"/>
        </w:rPr>
        <w:tab/>
        <w:t>,</w:t>
      </w:r>
      <w:r w:rsidRPr="00F20078">
        <w:rPr>
          <w:rFonts w:ascii="Arial" w:hAnsi="Arial" w:cs="Arial"/>
        </w:rPr>
        <w:tab/>
        <w:t>109</w:t>
      </w:r>
      <w:r w:rsidRPr="00F20078">
        <w:rPr>
          <w:rFonts w:ascii="Arial" w:hAnsi="Arial" w:cs="Arial"/>
        </w:rPr>
        <w:tab/>
        <w:t>,</w:t>
      </w:r>
      <w:r w:rsidRPr="00F20078">
        <w:rPr>
          <w:rFonts w:ascii="Arial" w:hAnsi="Arial" w:cs="Arial"/>
        </w:rPr>
        <w:tab/>
        <w:t>'15/09/2021'</w:t>
      </w:r>
      <w:r w:rsidRPr="00F20078">
        <w:rPr>
          <w:rFonts w:ascii="Arial" w:hAnsi="Arial" w:cs="Arial"/>
        </w:rPr>
        <w:tab/>
        <w:t>,</w:t>
      </w:r>
      <w:r w:rsidRPr="00F20078">
        <w:rPr>
          <w:rFonts w:ascii="Arial" w:hAnsi="Arial" w:cs="Arial"/>
        </w:rPr>
        <w:tab/>
        <w:t>58490</w:t>
      </w:r>
      <w:r w:rsidRPr="00F20078">
        <w:rPr>
          <w:rFonts w:ascii="Arial" w:hAnsi="Arial" w:cs="Arial"/>
        </w:rPr>
        <w:tab/>
        <w:t>,</w:t>
      </w:r>
      <w:r w:rsidRPr="00F20078">
        <w:rPr>
          <w:rFonts w:ascii="Arial" w:hAnsi="Arial" w:cs="Arial"/>
        </w:rPr>
        <w:tab/>
      </w:r>
      <w:r w:rsidRPr="00F20078">
        <w:rPr>
          <w:rFonts w:ascii="Arial" w:hAnsi="Arial" w:cs="Arial"/>
        </w:rPr>
        <w:tab/>
        <w:t>'01/01/2024'</w:t>
      </w:r>
      <w:r w:rsidRPr="00F20078">
        <w:rPr>
          <w:rFonts w:ascii="Arial" w:hAnsi="Arial" w:cs="Arial"/>
        </w:rPr>
        <w:tab/>
        <w:t>,</w:t>
      </w:r>
      <w:r w:rsidRPr="00F20078">
        <w:rPr>
          <w:rFonts w:ascii="Arial" w:hAnsi="Arial" w:cs="Arial"/>
        </w:rPr>
        <w:tab/>
        <w:t>50</w:t>
      </w:r>
      <w:r w:rsidRPr="00F20078">
        <w:rPr>
          <w:rFonts w:ascii="Arial" w:hAnsi="Arial" w:cs="Arial"/>
        </w:rPr>
        <w:tab/>
        <w:t>,</w:t>
      </w:r>
      <w:r w:rsidRPr="00F20078">
        <w:rPr>
          <w:rFonts w:ascii="Arial" w:hAnsi="Arial" w:cs="Arial"/>
        </w:rPr>
        <w:tab/>
        <w:t>2.50</w:t>
      </w:r>
      <w:r w:rsidRPr="00F20078">
        <w:rPr>
          <w:rFonts w:ascii="Arial" w:hAnsi="Arial" w:cs="Arial"/>
        </w:rPr>
        <w:tab/>
        <w:t>,</w:t>
      </w:r>
      <w:r w:rsidRPr="00F20078">
        <w:rPr>
          <w:rFonts w:ascii="Arial" w:hAnsi="Arial" w:cs="Arial"/>
        </w:rPr>
        <w:tab/>
        <w:t>125.00</w:t>
      </w:r>
      <w:r w:rsidRPr="00F20078">
        <w:rPr>
          <w:rFonts w:ascii="Arial" w:hAnsi="Arial" w:cs="Arial"/>
        </w:rPr>
        <w:tab/>
        <w:t>)</w:t>
      </w:r>
      <w:r w:rsidRPr="00F20078">
        <w:rPr>
          <w:rFonts w:ascii="Arial" w:hAnsi="Arial" w:cs="Arial"/>
        </w:rPr>
        <w:tab/>
        <w:t>;</w:t>
      </w:r>
    </w:p>
    <w:p w14:paraId="08BAD202"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5010</w:t>
      </w:r>
      <w:r w:rsidRPr="00F20078">
        <w:rPr>
          <w:rFonts w:ascii="Arial" w:hAnsi="Arial" w:cs="Arial"/>
        </w:rPr>
        <w:tab/>
        <w:t>,</w:t>
      </w:r>
      <w:r w:rsidRPr="00F20078">
        <w:rPr>
          <w:rFonts w:ascii="Arial" w:hAnsi="Arial" w:cs="Arial"/>
        </w:rPr>
        <w:tab/>
        <w:t>90000</w:t>
      </w:r>
      <w:r w:rsidRPr="00F20078">
        <w:rPr>
          <w:rFonts w:ascii="Arial" w:hAnsi="Arial" w:cs="Arial"/>
        </w:rPr>
        <w:tab/>
        <w:t>,</w:t>
      </w:r>
      <w:r w:rsidRPr="00F20078">
        <w:rPr>
          <w:rFonts w:ascii="Arial" w:hAnsi="Arial" w:cs="Arial"/>
        </w:rPr>
        <w:tab/>
        <w:t>4</w:t>
      </w:r>
      <w:r w:rsidRPr="00F20078">
        <w:rPr>
          <w:rFonts w:ascii="Arial" w:hAnsi="Arial" w:cs="Arial"/>
        </w:rPr>
        <w:tab/>
        <w:t>,</w:t>
      </w:r>
      <w:r w:rsidRPr="00F20078">
        <w:rPr>
          <w:rFonts w:ascii="Arial" w:hAnsi="Arial" w:cs="Arial"/>
        </w:rPr>
        <w:tab/>
        <w:t>140</w:t>
      </w:r>
      <w:r w:rsidRPr="00F20078">
        <w:rPr>
          <w:rFonts w:ascii="Arial" w:hAnsi="Arial" w:cs="Arial"/>
        </w:rPr>
        <w:tab/>
        <w:t>,</w:t>
      </w:r>
      <w:r w:rsidRPr="00F20078">
        <w:rPr>
          <w:rFonts w:ascii="Arial" w:hAnsi="Arial" w:cs="Arial"/>
        </w:rPr>
        <w:tab/>
        <w:t>'15/09/2021'</w:t>
      </w:r>
      <w:r w:rsidRPr="00F20078">
        <w:rPr>
          <w:rFonts w:ascii="Arial" w:hAnsi="Arial" w:cs="Arial"/>
        </w:rPr>
        <w:tab/>
        <w:t>,</w:t>
      </w:r>
      <w:r w:rsidRPr="00F20078">
        <w:rPr>
          <w:rFonts w:ascii="Arial" w:hAnsi="Arial" w:cs="Arial"/>
        </w:rPr>
        <w:tab/>
        <w:t>44312</w:t>
      </w:r>
      <w:r w:rsidRPr="00F20078">
        <w:rPr>
          <w:rFonts w:ascii="Arial" w:hAnsi="Arial" w:cs="Arial"/>
        </w:rPr>
        <w:tab/>
        <w:t>,</w:t>
      </w:r>
      <w:r w:rsidRPr="00F20078">
        <w:rPr>
          <w:rFonts w:ascii="Arial" w:hAnsi="Arial" w:cs="Arial"/>
        </w:rPr>
        <w:tab/>
      </w:r>
      <w:r w:rsidRPr="00F20078">
        <w:rPr>
          <w:rFonts w:ascii="Arial" w:hAnsi="Arial" w:cs="Arial"/>
        </w:rPr>
        <w:tab/>
        <w:t>'02/01/2023'</w:t>
      </w:r>
      <w:r w:rsidRPr="00F20078">
        <w:rPr>
          <w:rFonts w:ascii="Arial" w:hAnsi="Arial" w:cs="Arial"/>
        </w:rPr>
        <w:tab/>
        <w:t>,</w:t>
      </w:r>
      <w:r w:rsidRPr="00F20078">
        <w:rPr>
          <w:rFonts w:ascii="Arial" w:hAnsi="Arial" w:cs="Arial"/>
        </w:rPr>
        <w:tab/>
        <w:t>50</w:t>
      </w:r>
      <w:r w:rsidRPr="00F20078">
        <w:rPr>
          <w:rFonts w:ascii="Arial" w:hAnsi="Arial" w:cs="Arial"/>
        </w:rPr>
        <w:tab/>
        <w:t>,</w:t>
      </w:r>
      <w:r w:rsidRPr="00F20078">
        <w:rPr>
          <w:rFonts w:ascii="Arial" w:hAnsi="Arial" w:cs="Arial"/>
        </w:rPr>
        <w:tab/>
        <w:t>0.99</w:t>
      </w:r>
      <w:r w:rsidRPr="00F20078">
        <w:rPr>
          <w:rFonts w:ascii="Arial" w:hAnsi="Arial" w:cs="Arial"/>
        </w:rPr>
        <w:tab/>
        <w:t>,</w:t>
      </w:r>
      <w:r w:rsidRPr="00F20078">
        <w:rPr>
          <w:rFonts w:ascii="Arial" w:hAnsi="Arial" w:cs="Arial"/>
        </w:rPr>
        <w:tab/>
        <w:t>49.50</w:t>
      </w:r>
      <w:r w:rsidRPr="00F20078">
        <w:rPr>
          <w:rFonts w:ascii="Arial" w:hAnsi="Arial" w:cs="Arial"/>
        </w:rPr>
        <w:tab/>
        <w:t>)</w:t>
      </w:r>
      <w:r w:rsidRPr="00F20078">
        <w:rPr>
          <w:rFonts w:ascii="Arial" w:hAnsi="Arial" w:cs="Arial"/>
        </w:rPr>
        <w:tab/>
        <w:t>;</w:t>
      </w:r>
    </w:p>
    <w:p w14:paraId="02173C7F"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5011</w:t>
      </w:r>
      <w:r w:rsidRPr="00F20078">
        <w:rPr>
          <w:rFonts w:ascii="Arial" w:hAnsi="Arial" w:cs="Arial"/>
        </w:rPr>
        <w:tab/>
        <w:t>,</w:t>
      </w:r>
      <w:r w:rsidRPr="00F20078">
        <w:rPr>
          <w:rFonts w:ascii="Arial" w:hAnsi="Arial" w:cs="Arial"/>
        </w:rPr>
        <w:tab/>
        <w:t>90000</w:t>
      </w:r>
      <w:r w:rsidRPr="00F20078">
        <w:rPr>
          <w:rFonts w:ascii="Arial" w:hAnsi="Arial" w:cs="Arial"/>
        </w:rPr>
        <w:tab/>
        <w:t>,</w:t>
      </w:r>
      <w:r w:rsidRPr="00F20078">
        <w:rPr>
          <w:rFonts w:ascii="Arial" w:hAnsi="Arial" w:cs="Arial"/>
        </w:rPr>
        <w:tab/>
        <w:t>4</w:t>
      </w:r>
      <w:r w:rsidRPr="00F20078">
        <w:rPr>
          <w:rFonts w:ascii="Arial" w:hAnsi="Arial" w:cs="Arial"/>
        </w:rPr>
        <w:tab/>
        <w:t>,</w:t>
      </w:r>
      <w:r w:rsidRPr="00F20078">
        <w:rPr>
          <w:rFonts w:ascii="Arial" w:hAnsi="Arial" w:cs="Arial"/>
        </w:rPr>
        <w:tab/>
        <w:t>142</w:t>
      </w:r>
      <w:r w:rsidRPr="00F20078">
        <w:rPr>
          <w:rFonts w:ascii="Arial" w:hAnsi="Arial" w:cs="Arial"/>
        </w:rPr>
        <w:tab/>
        <w:t>,</w:t>
      </w:r>
      <w:r w:rsidRPr="00F20078">
        <w:rPr>
          <w:rFonts w:ascii="Arial" w:hAnsi="Arial" w:cs="Arial"/>
        </w:rPr>
        <w:tab/>
        <w:t>'15/09/2021'</w:t>
      </w:r>
      <w:r w:rsidRPr="00F20078">
        <w:rPr>
          <w:rFonts w:ascii="Arial" w:hAnsi="Arial" w:cs="Arial"/>
        </w:rPr>
        <w:tab/>
        <w:t>,</w:t>
      </w:r>
      <w:r w:rsidRPr="00F20078">
        <w:rPr>
          <w:rFonts w:ascii="Arial" w:hAnsi="Arial" w:cs="Arial"/>
        </w:rPr>
        <w:tab/>
        <w:t>44315</w:t>
      </w:r>
      <w:r w:rsidRPr="00F20078">
        <w:rPr>
          <w:rFonts w:ascii="Arial" w:hAnsi="Arial" w:cs="Arial"/>
        </w:rPr>
        <w:tab/>
        <w:t>,</w:t>
      </w:r>
      <w:r w:rsidRPr="00F20078">
        <w:rPr>
          <w:rFonts w:ascii="Arial" w:hAnsi="Arial" w:cs="Arial"/>
        </w:rPr>
        <w:tab/>
      </w:r>
      <w:r w:rsidRPr="00F20078">
        <w:rPr>
          <w:rFonts w:ascii="Arial" w:hAnsi="Arial" w:cs="Arial"/>
        </w:rPr>
        <w:tab/>
        <w:t>'31/12/2022'</w:t>
      </w:r>
      <w:r w:rsidRPr="00F20078">
        <w:rPr>
          <w:rFonts w:ascii="Arial" w:hAnsi="Arial" w:cs="Arial"/>
        </w:rPr>
        <w:tab/>
        <w:t>,</w:t>
      </w:r>
      <w:r w:rsidRPr="00F20078">
        <w:rPr>
          <w:rFonts w:ascii="Arial" w:hAnsi="Arial" w:cs="Arial"/>
        </w:rPr>
        <w:tab/>
        <w:t>50</w:t>
      </w:r>
      <w:r w:rsidRPr="00F20078">
        <w:rPr>
          <w:rFonts w:ascii="Arial" w:hAnsi="Arial" w:cs="Arial"/>
        </w:rPr>
        <w:tab/>
        <w:t>,</w:t>
      </w:r>
      <w:r w:rsidRPr="00F20078">
        <w:rPr>
          <w:rFonts w:ascii="Arial" w:hAnsi="Arial" w:cs="Arial"/>
        </w:rPr>
        <w:tab/>
        <w:t>2.50</w:t>
      </w:r>
      <w:r w:rsidRPr="00F20078">
        <w:rPr>
          <w:rFonts w:ascii="Arial" w:hAnsi="Arial" w:cs="Arial"/>
        </w:rPr>
        <w:tab/>
        <w:t>,</w:t>
      </w:r>
      <w:r w:rsidRPr="00F20078">
        <w:rPr>
          <w:rFonts w:ascii="Arial" w:hAnsi="Arial" w:cs="Arial"/>
        </w:rPr>
        <w:tab/>
        <w:t>125.00</w:t>
      </w:r>
      <w:r w:rsidRPr="00F20078">
        <w:rPr>
          <w:rFonts w:ascii="Arial" w:hAnsi="Arial" w:cs="Arial"/>
        </w:rPr>
        <w:tab/>
        <w:t>)</w:t>
      </w:r>
      <w:r w:rsidRPr="00F20078">
        <w:rPr>
          <w:rFonts w:ascii="Arial" w:hAnsi="Arial" w:cs="Arial"/>
        </w:rPr>
        <w:tab/>
        <w:t>;</w:t>
      </w:r>
    </w:p>
    <w:p w14:paraId="5078763A"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5012</w:t>
      </w:r>
      <w:r w:rsidRPr="00F20078">
        <w:rPr>
          <w:rFonts w:ascii="Arial" w:hAnsi="Arial" w:cs="Arial"/>
        </w:rPr>
        <w:tab/>
        <w:t>,</w:t>
      </w:r>
      <w:r w:rsidRPr="00F20078">
        <w:rPr>
          <w:rFonts w:ascii="Arial" w:hAnsi="Arial" w:cs="Arial"/>
        </w:rPr>
        <w:tab/>
        <w:t>90001</w:t>
      </w:r>
      <w:r w:rsidRPr="00F20078">
        <w:rPr>
          <w:rFonts w:ascii="Arial" w:hAnsi="Arial" w:cs="Arial"/>
        </w:rPr>
        <w:tab/>
        <w:t>,</w:t>
      </w:r>
      <w:r w:rsidRPr="00F20078">
        <w:rPr>
          <w:rFonts w:ascii="Arial" w:hAnsi="Arial" w:cs="Arial"/>
        </w:rPr>
        <w:tab/>
        <w:t>2</w:t>
      </w:r>
      <w:r w:rsidRPr="00F20078">
        <w:rPr>
          <w:rFonts w:ascii="Arial" w:hAnsi="Arial" w:cs="Arial"/>
        </w:rPr>
        <w:tab/>
        <w:t>,</w:t>
      </w:r>
      <w:r w:rsidRPr="00F20078">
        <w:rPr>
          <w:rFonts w:ascii="Arial" w:hAnsi="Arial" w:cs="Arial"/>
        </w:rPr>
        <w:tab/>
        <w:t>132</w:t>
      </w:r>
      <w:r w:rsidRPr="00F20078">
        <w:rPr>
          <w:rFonts w:ascii="Arial" w:hAnsi="Arial" w:cs="Arial"/>
        </w:rPr>
        <w:tab/>
        <w:t>,</w:t>
      </w:r>
      <w:r w:rsidRPr="00F20078">
        <w:rPr>
          <w:rFonts w:ascii="Arial" w:hAnsi="Arial" w:cs="Arial"/>
        </w:rPr>
        <w:tab/>
        <w:t>'22/10/2021'</w:t>
      </w:r>
      <w:r w:rsidRPr="00F20078">
        <w:rPr>
          <w:rFonts w:ascii="Arial" w:hAnsi="Arial" w:cs="Arial"/>
        </w:rPr>
        <w:tab/>
        <w:t>,</w:t>
      </w:r>
      <w:r w:rsidRPr="00F20078">
        <w:rPr>
          <w:rFonts w:ascii="Arial" w:hAnsi="Arial" w:cs="Arial"/>
        </w:rPr>
        <w:tab/>
        <w:t>6732</w:t>
      </w:r>
      <w:r w:rsidRPr="00F20078">
        <w:rPr>
          <w:rFonts w:ascii="Arial" w:hAnsi="Arial" w:cs="Arial"/>
        </w:rPr>
        <w:tab/>
        <w:t>,</w:t>
      </w:r>
      <w:r w:rsidRPr="00F20078">
        <w:rPr>
          <w:rFonts w:ascii="Arial" w:hAnsi="Arial" w:cs="Arial"/>
        </w:rPr>
        <w:tab/>
      </w:r>
      <w:r w:rsidRPr="00F20078">
        <w:rPr>
          <w:rFonts w:ascii="Arial" w:hAnsi="Arial" w:cs="Arial"/>
        </w:rPr>
        <w:tab/>
        <w:t>'31/12/2022'</w:t>
      </w:r>
      <w:r w:rsidRPr="00F20078">
        <w:rPr>
          <w:rFonts w:ascii="Arial" w:hAnsi="Arial" w:cs="Arial"/>
        </w:rPr>
        <w:tab/>
        <w:t>,</w:t>
      </w:r>
      <w:r w:rsidRPr="00F20078">
        <w:rPr>
          <w:rFonts w:ascii="Arial" w:hAnsi="Arial" w:cs="Arial"/>
        </w:rPr>
        <w:tab/>
        <w:t>20</w:t>
      </w:r>
      <w:r w:rsidRPr="00F20078">
        <w:rPr>
          <w:rFonts w:ascii="Arial" w:hAnsi="Arial" w:cs="Arial"/>
        </w:rPr>
        <w:tab/>
        <w:t>,</w:t>
      </w:r>
      <w:r w:rsidRPr="00F20078">
        <w:rPr>
          <w:rFonts w:ascii="Arial" w:hAnsi="Arial" w:cs="Arial"/>
        </w:rPr>
        <w:tab/>
        <w:t>1.99</w:t>
      </w:r>
      <w:r w:rsidRPr="00F20078">
        <w:rPr>
          <w:rFonts w:ascii="Arial" w:hAnsi="Arial" w:cs="Arial"/>
        </w:rPr>
        <w:tab/>
        <w:t>,</w:t>
      </w:r>
      <w:r w:rsidRPr="00F20078">
        <w:rPr>
          <w:rFonts w:ascii="Arial" w:hAnsi="Arial" w:cs="Arial"/>
        </w:rPr>
        <w:tab/>
        <w:t>39.80</w:t>
      </w:r>
      <w:r w:rsidRPr="00F20078">
        <w:rPr>
          <w:rFonts w:ascii="Arial" w:hAnsi="Arial" w:cs="Arial"/>
        </w:rPr>
        <w:tab/>
        <w:t>)</w:t>
      </w:r>
      <w:r w:rsidRPr="00F20078">
        <w:rPr>
          <w:rFonts w:ascii="Arial" w:hAnsi="Arial" w:cs="Arial"/>
        </w:rPr>
        <w:tab/>
        <w:t>;</w:t>
      </w:r>
    </w:p>
    <w:p w14:paraId="385C81B7"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5013</w:t>
      </w:r>
      <w:r w:rsidRPr="00F20078">
        <w:rPr>
          <w:rFonts w:ascii="Arial" w:hAnsi="Arial" w:cs="Arial"/>
        </w:rPr>
        <w:tab/>
        <w:t>,</w:t>
      </w:r>
      <w:r w:rsidRPr="00F20078">
        <w:rPr>
          <w:rFonts w:ascii="Arial" w:hAnsi="Arial" w:cs="Arial"/>
        </w:rPr>
        <w:tab/>
        <w:t>90001</w:t>
      </w:r>
      <w:r w:rsidRPr="00F20078">
        <w:rPr>
          <w:rFonts w:ascii="Arial" w:hAnsi="Arial" w:cs="Arial"/>
        </w:rPr>
        <w:tab/>
        <w:t>,</w:t>
      </w:r>
      <w:r w:rsidRPr="00F20078">
        <w:rPr>
          <w:rFonts w:ascii="Arial" w:hAnsi="Arial" w:cs="Arial"/>
        </w:rPr>
        <w:tab/>
        <w:t>2</w:t>
      </w:r>
      <w:r w:rsidRPr="00F20078">
        <w:rPr>
          <w:rFonts w:ascii="Arial" w:hAnsi="Arial" w:cs="Arial"/>
        </w:rPr>
        <w:tab/>
        <w:t>,</w:t>
      </w:r>
      <w:r w:rsidRPr="00F20078">
        <w:rPr>
          <w:rFonts w:ascii="Arial" w:hAnsi="Arial" w:cs="Arial"/>
        </w:rPr>
        <w:tab/>
        <w:t>130</w:t>
      </w:r>
      <w:r w:rsidRPr="00F20078">
        <w:rPr>
          <w:rFonts w:ascii="Arial" w:hAnsi="Arial" w:cs="Arial"/>
        </w:rPr>
        <w:tab/>
        <w:t>,</w:t>
      </w:r>
      <w:r w:rsidRPr="00F20078">
        <w:rPr>
          <w:rFonts w:ascii="Arial" w:hAnsi="Arial" w:cs="Arial"/>
        </w:rPr>
        <w:tab/>
        <w:t>'22/10/2021'</w:t>
      </w:r>
      <w:r w:rsidRPr="00F20078">
        <w:rPr>
          <w:rFonts w:ascii="Arial" w:hAnsi="Arial" w:cs="Arial"/>
        </w:rPr>
        <w:tab/>
        <w:t>,</w:t>
      </w:r>
      <w:r w:rsidRPr="00F20078">
        <w:rPr>
          <w:rFonts w:ascii="Arial" w:hAnsi="Arial" w:cs="Arial"/>
        </w:rPr>
        <w:tab/>
        <w:t>67543</w:t>
      </w:r>
      <w:r w:rsidRPr="00F20078">
        <w:rPr>
          <w:rFonts w:ascii="Arial" w:hAnsi="Arial" w:cs="Arial"/>
        </w:rPr>
        <w:tab/>
        <w:t>,</w:t>
      </w:r>
      <w:r w:rsidRPr="00F20078">
        <w:rPr>
          <w:rFonts w:ascii="Arial" w:hAnsi="Arial" w:cs="Arial"/>
        </w:rPr>
        <w:tab/>
      </w:r>
      <w:r w:rsidRPr="00F20078">
        <w:rPr>
          <w:rFonts w:ascii="Arial" w:hAnsi="Arial" w:cs="Arial"/>
        </w:rPr>
        <w:tab/>
        <w:t>'31/12/2022'</w:t>
      </w:r>
      <w:r w:rsidRPr="00F20078">
        <w:rPr>
          <w:rFonts w:ascii="Arial" w:hAnsi="Arial" w:cs="Arial"/>
        </w:rPr>
        <w:tab/>
        <w:t>,</w:t>
      </w:r>
      <w:r w:rsidRPr="00F20078">
        <w:rPr>
          <w:rFonts w:ascii="Arial" w:hAnsi="Arial" w:cs="Arial"/>
        </w:rPr>
        <w:tab/>
        <w:t>10</w:t>
      </w:r>
      <w:r w:rsidRPr="00F20078">
        <w:rPr>
          <w:rFonts w:ascii="Arial" w:hAnsi="Arial" w:cs="Arial"/>
        </w:rPr>
        <w:tab/>
        <w:t>,</w:t>
      </w:r>
      <w:r w:rsidRPr="00F20078">
        <w:rPr>
          <w:rFonts w:ascii="Arial" w:hAnsi="Arial" w:cs="Arial"/>
        </w:rPr>
        <w:tab/>
        <w:t>2.50</w:t>
      </w:r>
      <w:r w:rsidRPr="00F20078">
        <w:rPr>
          <w:rFonts w:ascii="Arial" w:hAnsi="Arial" w:cs="Arial"/>
        </w:rPr>
        <w:tab/>
        <w:t>,</w:t>
      </w:r>
      <w:r w:rsidRPr="00F20078">
        <w:rPr>
          <w:rFonts w:ascii="Arial" w:hAnsi="Arial" w:cs="Arial"/>
        </w:rPr>
        <w:tab/>
        <w:t>25.00</w:t>
      </w:r>
      <w:r w:rsidRPr="00F20078">
        <w:rPr>
          <w:rFonts w:ascii="Arial" w:hAnsi="Arial" w:cs="Arial"/>
        </w:rPr>
        <w:tab/>
        <w:t>)</w:t>
      </w:r>
      <w:r w:rsidRPr="00F20078">
        <w:rPr>
          <w:rFonts w:ascii="Arial" w:hAnsi="Arial" w:cs="Arial"/>
        </w:rPr>
        <w:tab/>
        <w:t>;</w:t>
      </w:r>
    </w:p>
    <w:p w14:paraId="4FE91083"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5014</w:t>
      </w:r>
      <w:r w:rsidRPr="00F20078">
        <w:rPr>
          <w:rFonts w:ascii="Arial" w:hAnsi="Arial" w:cs="Arial"/>
        </w:rPr>
        <w:tab/>
        <w:t>,</w:t>
      </w:r>
      <w:r w:rsidRPr="00F20078">
        <w:rPr>
          <w:rFonts w:ascii="Arial" w:hAnsi="Arial" w:cs="Arial"/>
        </w:rPr>
        <w:tab/>
        <w:t>90001</w:t>
      </w:r>
      <w:r w:rsidRPr="00F20078">
        <w:rPr>
          <w:rFonts w:ascii="Arial" w:hAnsi="Arial" w:cs="Arial"/>
        </w:rPr>
        <w:tab/>
        <w:t>,</w:t>
      </w:r>
      <w:r w:rsidRPr="00F20078">
        <w:rPr>
          <w:rFonts w:ascii="Arial" w:hAnsi="Arial" w:cs="Arial"/>
        </w:rPr>
        <w:tab/>
        <w:t>2</w:t>
      </w:r>
      <w:r w:rsidRPr="00F20078">
        <w:rPr>
          <w:rFonts w:ascii="Arial" w:hAnsi="Arial" w:cs="Arial"/>
        </w:rPr>
        <w:tab/>
        <w:t>,</w:t>
      </w:r>
      <w:r w:rsidRPr="00F20078">
        <w:rPr>
          <w:rFonts w:ascii="Arial" w:hAnsi="Arial" w:cs="Arial"/>
        </w:rPr>
        <w:tab/>
        <w:t>129</w:t>
      </w:r>
      <w:r w:rsidRPr="00F20078">
        <w:rPr>
          <w:rFonts w:ascii="Arial" w:hAnsi="Arial" w:cs="Arial"/>
        </w:rPr>
        <w:tab/>
        <w:t>,</w:t>
      </w:r>
      <w:r w:rsidRPr="00F20078">
        <w:rPr>
          <w:rFonts w:ascii="Arial" w:hAnsi="Arial" w:cs="Arial"/>
        </w:rPr>
        <w:tab/>
        <w:t>'22/10/2021'</w:t>
      </w:r>
      <w:r w:rsidRPr="00F20078">
        <w:rPr>
          <w:rFonts w:ascii="Arial" w:hAnsi="Arial" w:cs="Arial"/>
        </w:rPr>
        <w:tab/>
        <w:t>,</w:t>
      </w:r>
      <w:r w:rsidRPr="00F20078">
        <w:rPr>
          <w:rFonts w:ascii="Arial" w:hAnsi="Arial" w:cs="Arial"/>
        </w:rPr>
        <w:tab/>
        <w:t>67351</w:t>
      </w:r>
      <w:r w:rsidRPr="00F20078">
        <w:rPr>
          <w:rFonts w:ascii="Arial" w:hAnsi="Arial" w:cs="Arial"/>
        </w:rPr>
        <w:tab/>
        <w:t>,</w:t>
      </w:r>
      <w:r w:rsidRPr="00F20078">
        <w:rPr>
          <w:rFonts w:ascii="Arial" w:hAnsi="Arial" w:cs="Arial"/>
        </w:rPr>
        <w:tab/>
      </w:r>
      <w:r w:rsidRPr="00F20078">
        <w:rPr>
          <w:rFonts w:ascii="Arial" w:hAnsi="Arial" w:cs="Arial"/>
        </w:rPr>
        <w:tab/>
        <w:t>'31/12/2022'</w:t>
      </w:r>
      <w:r w:rsidRPr="00F20078">
        <w:rPr>
          <w:rFonts w:ascii="Arial" w:hAnsi="Arial" w:cs="Arial"/>
        </w:rPr>
        <w:tab/>
        <w:t>,</w:t>
      </w:r>
      <w:r w:rsidRPr="00F20078">
        <w:rPr>
          <w:rFonts w:ascii="Arial" w:hAnsi="Arial" w:cs="Arial"/>
        </w:rPr>
        <w:tab/>
        <w:t>10</w:t>
      </w:r>
      <w:r w:rsidRPr="00F20078">
        <w:rPr>
          <w:rFonts w:ascii="Arial" w:hAnsi="Arial" w:cs="Arial"/>
        </w:rPr>
        <w:tab/>
        <w:t>,</w:t>
      </w:r>
      <w:r w:rsidRPr="00F20078">
        <w:rPr>
          <w:rFonts w:ascii="Arial" w:hAnsi="Arial" w:cs="Arial"/>
        </w:rPr>
        <w:tab/>
        <w:t>2.50</w:t>
      </w:r>
      <w:r w:rsidRPr="00F20078">
        <w:rPr>
          <w:rFonts w:ascii="Arial" w:hAnsi="Arial" w:cs="Arial"/>
        </w:rPr>
        <w:tab/>
        <w:t>,</w:t>
      </w:r>
      <w:r w:rsidRPr="00F20078">
        <w:rPr>
          <w:rFonts w:ascii="Arial" w:hAnsi="Arial" w:cs="Arial"/>
        </w:rPr>
        <w:tab/>
        <w:t>25.00</w:t>
      </w:r>
      <w:r w:rsidRPr="00F20078">
        <w:rPr>
          <w:rFonts w:ascii="Arial" w:hAnsi="Arial" w:cs="Arial"/>
        </w:rPr>
        <w:tab/>
        <w:t>)</w:t>
      </w:r>
      <w:r w:rsidRPr="00F20078">
        <w:rPr>
          <w:rFonts w:ascii="Arial" w:hAnsi="Arial" w:cs="Arial"/>
        </w:rPr>
        <w:tab/>
        <w:t>;</w:t>
      </w:r>
    </w:p>
    <w:p w14:paraId="3B2B52EC"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5015</w:t>
      </w:r>
      <w:r w:rsidRPr="00F20078">
        <w:rPr>
          <w:rFonts w:ascii="Arial" w:hAnsi="Arial" w:cs="Arial"/>
        </w:rPr>
        <w:tab/>
        <w:t>,</w:t>
      </w:r>
      <w:r w:rsidRPr="00F20078">
        <w:rPr>
          <w:rFonts w:ascii="Arial" w:hAnsi="Arial" w:cs="Arial"/>
        </w:rPr>
        <w:tab/>
        <w:t>90001</w:t>
      </w:r>
      <w:r w:rsidRPr="00F20078">
        <w:rPr>
          <w:rFonts w:ascii="Arial" w:hAnsi="Arial" w:cs="Arial"/>
        </w:rPr>
        <w:tab/>
        <w:t>,</w:t>
      </w:r>
      <w:r w:rsidRPr="00F20078">
        <w:rPr>
          <w:rFonts w:ascii="Arial" w:hAnsi="Arial" w:cs="Arial"/>
        </w:rPr>
        <w:tab/>
        <w:t>2</w:t>
      </w:r>
      <w:r w:rsidRPr="00F20078">
        <w:rPr>
          <w:rFonts w:ascii="Arial" w:hAnsi="Arial" w:cs="Arial"/>
        </w:rPr>
        <w:tab/>
        <w:t>,</w:t>
      </w:r>
      <w:r w:rsidRPr="00F20078">
        <w:rPr>
          <w:rFonts w:ascii="Arial" w:hAnsi="Arial" w:cs="Arial"/>
        </w:rPr>
        <w:tab/>
        <w:t>125</w:t>
      </w:r>
      <w:r w:rsidRPr="00F20078">
        <w:rPr>
          <w:rFonts w:ascii="Arial" w:hAnsi="Arial" w:cs="Arial"/>
        </w:rPr>
        <w:tab/>
        <w:t>,</w:t>
      </w:r>
      <w:r w:rsidRPr="00F20078">
        <w:rPr>
          <w:rFonts w:ascii="Arial" w:hAnsi="Arial" w:cs="Arial"/>
        </w:rPr>
        <w:tab/>
        <w:t>'22/10/2021'</w:t>
      </w:r>
      <w:r w:rsidRPr="00F20078">
        <w:rPr>
          <w:rFonts w:ascii="Arial" w:hAnsi="Arial" w:cs="Arial"/>
        </w:rPr>
        <w:tab/>
        <w:t>,</w:t>
      </w:r>
      <w:r w:rsidRPr="00F20078">
        <w:rPr>
          <w:rFonts w:ascii="Arial" w:hAnsi="Arial" w:cs="Arial"/>
        </w:rPr>
        <w:tab/>
        <w:t>67198</w:t>
      </w:r>
      <w:r w:rsidRPr="00F20078">
        <w:rPr>
          <w:rFonts w:ascii="Arial" w:hAnsi="Arial" w:cs="Arial"/>
        </w:rPr>
        <w:tab/>
        <w:t>,</w:t>
      </w:r>
      <w:r w:rsidRPr="00F20078">
        <w:rPr>
          <w:rFonts w:ascii="Arial" w:hAnsi="Arial" w:cs="Arial"/>
        </w:rPr>
        <w:tab/>
      </w:r>
      <w:r w:rsidRPr="00F20078">
        <w:rPr>
          <w:rFonts w:ascii="Arial" w:hAnsi="Arial" w:cs="Arial"/>
        </w:rPr>
        <w:tab/>
        <w:t>'01/01/2023'</w:t>
      </w:r>
      <w:r w:rsidRPr="00F20078">
        <w:rPr>
          <w:rFonts w:ascii="Arial" w:hAnsi="Arial" w:cs="Arial"/>
        </w:rPr>
        <w:tab/>
        <w:t>,</w:t>
      </w:r>
      <w:r w:rsidRPr="00F20078">
        <w:rPr>
          <w:rFonts w:ascii="Arial" w:hAnsi="Arial" w:cs="Arial"/>
        </w:rPr>
        <w:tab/>
        <w:t>20</w:t>
      </w:r>
      <w:r w:rsidRPr="00F20078">
        <w:rPr>
          <w:rFonts w:ascii="Arial" w:hAnsi="Arial" w:cs="Arial"/>
        </w:rPr>
        <w:tab/>
        <w:t>,</w:t>
      </w:r>
      <w:r w:rsidRPr="00F20078">
        <w:rPr>
          <w:rFonts w:ascii="Arial" w:hAnsi="Arial" w:cs="Arial"/>
        </w:rPr>
        <w:tab/>
        <w:t>2.50</w:t>
      </w:r>
      <w:r w:rsidRPr="00F20078">
        <w:rPr>
          <w:rFonts w:ascii="Arial" w:hAnsi="Arial" w:cs="Arial"/>
        </w:rPr>
        <w:tab/>
        <w:t>,</w:t>
      </w:r>
      <w:r w:rsidRPr="00F20078">
        <w:rPr>
          <w:rFonts w:ascii="Arial" w:hAnsi="Arial" w:cs="Arial"/>
        </w:rPr>
        <w:tab/>
        <w:t>50.00</w:t>
      </w:r>
      <w:r w:rsidRPr="00F20078">
        <w:rPr>
          <w:rFonts w:ascii="Arial" w:hAnsi="Arial" w:cs="Arial"/>
        </w:rPr>
        <w:tab/>
        <w:t>)</w:t>
      </w:r>
      <w:r w:rsidRPr="00F20078">
        <w:rPr>
          <w:rFonts w:ascii="Arial" w:hAnsi="Arial" w:cs="Arial"/>
        </w:rPr>
        <w:tab/>
        <w:t>;</w:t>
      </w:r>
    </w:p>
    <w:p w14:paraId="0818FFB4"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5016</w:t>
      </w:r>
      <w:r w:rsidRPr="00F20078">
        <w:rPr>
          <w:rFonts w:ascii="Arial" w:hAnsi="Arial" w:cs="Arial"/>
        </w:rPr>
        <w:tab/>
        <w:t>,</w:t>
      </w:r>
      <w:r w:rsidRPr="00F20078">
        <w:rPr>
          <w:rFonts w:ascii="Arial" w:hAnsi="Arial" w:cs="Arial"/>
        </w:rPr>
        <w:tab/>
        <w:t>90001</w:t>
      </w:r>
      <w:r w:rsidRPr="00F20078">
        <w:rPr>
          <w:rFonts w:ascii="Arial" w:hAnsi="Arial" w:cs="Arial"/>
        </w:rPr>
        <w:tab/>
        <w:t>,</w:t>
      </w:r>
      <w:r w:rsidRPr="00F20078">
        <w:rPr>
          <w:rFonts w:ascii="Arial" w:hAnsi="Arial" w:cs="Arial"/>
        </w:rPr>
        <w:tab/>
        <w:t>2</w:t>
      </w:r>
      <w:r w:rsidRPr="00F20078">
        <w:rPr>
          <w:rFonts w:ascii="Arial" w:hAnsi="Arial" w:cs="Arial"/>
        </w:rPr>
        <w:tab/>
        <w:t>,</w:t>
      </w:r>
      <w:r w:rsidRPr="00F20078">
        <w:rPr>
          <w:rFonts w:ascii="Arial" w:hAnsi="Arial" w:cs="Arial"/>
        </w:rPr>
        <w:tab/>
        <w:t>212</w:t>
      </w:r>
      <w:r w:rsidRPr="00F20078">
        <w:rPr>
          <w:rFonts w:ascii="Arial" w:hAnsi="Arial" w:cs="Arial"/>
        </w:rPr>
        <w:tab/>
        <w:t>,</w:t>
      </w:r>
      <w:r w:rsidRPr="00F20078">
        <w:rPr>
          <w:rFonts w:ascii="Arial" w:hAnsi="Arial" w:cs="Arial"/>
        </w:rPr>
        <w:tab/>
        <w:t>'22/10/2021'</w:t>
      </w:r>
      <w:r w:rsidRPr="00F20078">
        <w:rPr>
          <w:rFonts w:ascii="Arial" w:hAnsi="Arial" w:cs="Arial"/>
        </w:rPr>
        <w:tab/>
        <w:t>,</w:t>
      </w:r>
      <w:r w:rsidRPr="00F20078">
        <w:rPr>
          <w:rFonts w:ascii="Arial" w:hAnsi="Arial" w:cs="Arial"/>
        </w:rPr>
        <w:tab/>
        <w:t>73820</w:t>
      </w:r>
      <w:r w:rsidRPr="00F20078">
        <w:rPr>
          <w:rFonts w:ascii="Arial" w:hAnsi="Arial" w:cs="Arial"/>
        </w:rPr>
        <w:tab/>
        <w:t>,</w:t>
      </w:r>
      <w:r w:rsidRPr="00F20078">
        <w:rPr>
          <w:rFonts w:ascii="Arial" w:hAnsi="Arial" w:cs="Arial"/>
        </w:rPr>
        <w:tab/>
      </w:r>
      <w:r w:rsidRPr="00F20078">
        <w:rPr>
          <w:rFonts w:ascii="Arial" w:hAnsi="Arial" w:cs="Arial"/>
        </w:rPr>
        <w:tab/>
        <w:t>'01/01/2023'</w:t>
      </w:r>
      <w:r w:rsidRPr="00F20078">
        <w:rPr>
          <w:rFonts w:ascii="Arial" w:hAnsi="Arial" w:cs="Arial"/>
        </w:rPr>
        <w:tab/>
        <w:t>,</w:t>
      </w:r>
      <w:r w:rsidRPr="00F20078">
        <w:rPr>
          <w:rFonts w:ascii="Arial" w:hAnsi="Arial" w:cs="Arial"/>
        </w:rPr>
        <w:tab/>
        <w:t>20</w:t>
      </w:r>
      <w:r w:rsidRPr="00F20078">
        <w:rPr>
          <w:rFonts w:ascii="Arial" w:hAnsi="Arial" w:cs="Arial"/>
        </w:rPr>
        <w:tab/>
        <w:t>,</w:t>
      </w:r>
      <w:r w:rsidRPr="00F20078">
        <w:rPr>
          <w:rFonts w:ascii="Arial" w:hAnsi="Arial" w:cs="Arial"/>
        </w:rPr>
        <w:tab/>
        <w:t>4.00</w:t>
      </w:r>
      <w:r w:rsidRPr="00F20078">
        <w:rPr>
          <w:rFonts w:ascii="Arial" w:hAnsi="Arial" w:cs="Arial"/>
        </w:rPr>
        <w:tab/>
        <w:t>,</w:t>
      </w:r>
      <w:r w:rsidRPr="00F20078">
        <w:rPr>
          <w:rFonts w:ascii="Arial" w:hAnsi="Arial" w:cs="Arial"/>
        </w:rPr>
        <w:tab/>
        <w:t>80.00</w:t>
      </w:r>
      <w:r w:rsidRPr="00F20078">
        <w:rPr>
          <w:rFonts w:ascii="Arial" w:hAnsi="Arial" w:cs="Arial"/>
        </w:rPr>
        <w:tab/>
        <w:t>)</w:t>
      </w:r>
      <w:r w:rsidRPr="00F20078">
        <w:rPr>
          <w:rFonts w:ascii="Arial" w:hAnsi="Arial" w:cs="Arial"/>
        </w:rPr>
        <w:tab/>
        <w:t>;</w:t>
      </w:r>
    </w:p>
    <w:p w14:paraId="4216594F"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5017</w:t>
      </w:r>
      <w:r w:rsidRPr="00F20078">
        <w:rPr>
          <w:rFonts w:ascii="Arial" w:hAnsi="Arial" w:cs="Arial"/>
        </w:rPr>
        <w:tab/>
        <w:t>,</w:t>
      </w:r>
      <w:r w:rsidRPr="00F20078">
        <w:rPr>
          <w:rFonts w:ascii="Arial" w:hAnsi="Arial" w:cs="Arial"/>
        </w:rPr>
        <w:tab/>
        <w:t>90001</w:t>
      </w:r>
      <w:r w:rsidRPr="00F20078">
        <w:rPr>
          <w:rFonts w:ascii="Arial" w:hAnsi="Arial" w:cs="Arial"/>
        </w:rPr>
        <w:tab/>
        <w:t>,</w:t>
      </w:r>
      <w:r w:rsidRPr="00F20078">
        <w:rPr>
          <w:rFonts w:ascii="Arial" w:hAnsi="Arial" w:cs="Arial"/>
        </w:rPr>
        <w:tab/>
        <w:t>2</w:t>
      </w:r>
      <w:r w:rsidRPr="00F20078">
        <w:rPr>
          <w:rFonts w:ascii="Arial" w:hAnsi="Arial" w:cs="Arial"/>
        </w:rPr>
        <w:tab/>
        <w:t>,</w:t>
      </w:r>
      <w:r w:rsidRPr="00F20078">
        <w:rPr>
          <w:rFonts w:ascii="Arial" w:hAnsi="Arial" w:cs="Arial"/>
        </w:rPr>
        <w:tab/>
        <w:t>210</w:t>
      </w:r>
      <w:r w:rsidRPr="00F20078">
        <w:rPr>
          <w:rFonts w:ascii="Arial" w:hAnsi="Arial" w:cs="Arial"/>
        </w:rPr>
        <w:tab/>
        <w:t>,</w:t>
      </w:r>
      <w:r w:rsidRPr="00F20078">
        <w:rPr>
          <w:rFonts w:ascii="Arial" w:hAnsi="Arial" w:cs="Arial"/>
        </w:rPr>
        <w:tab/>
        <w:t>'22/10/2021'</w:t>
      </w:r>
      <w:r w:rsidRPr="00F20078">
        <w:rPr>
          <w:rFonts w:ascii="Arial" w:hAnsi="Arial" w:cs="Arial"/>
        </w:rPr>
        <w:tab/>
        <w:t>,</w:t>
      </w:r>
      <w:r w:rsidRPr="00F20078">
        <w:rPr>
          <w:rFonts w:ascii="Arial" w:hAnsi="Arial" w:cs="Arial"/>
        </w:rPr>
        <w:tab/>
        <w:t>73855</w:t>
      </w:r>
      <w:r w:rsidRPr="00F20078">
        <w:rPr>
          <w:rFonts w:ascii="Arial" w:hAnsi="Arial" w:cs="Arial"/>
        </w:rPr>
        <w:tab/>
        <w:t>,</w:t>
      </w:r>
      <w:r w:rsidRPr="00F20078">
        <w:rPr>
          <w:rFonts w:ascii="Arial" w:hAnsi="Arial" w:cs="Arial"/>
        </w:rPr>
        <w:tab/>
      </w:r>
      <w:r w:rsidRPr="00F20078">
        <w:rPr>
          <w:rFonts w:ascii="Arial" w:hAnsi="Arial" w:cs="Arial"/>
        </w:rPr>
        <w:tab/>
        <w:t>'02/01/2023'</w:t>
      </w:r>
      <w:r w:rsidRPr="00F20078">
        <w:rPr>
          <w:rFonts w:ascii="Arial" w:hAnsi="Arial" w:cs="Arial"/>
        </w:rPr>
        <w:tab/>
        <w:t>,</w:t>
      </w:r>
      <w:r w:rsidRPr="00F20078">
        <w:rPr>
          <w:rFonts w:ascii="Arial" w:hAnsi="Arial" w:cs="Arial"/>
        </w:rPr>
        <w:tab/>
        <w:t>20</w:t>
      </w:r>
      <w:r w:rsidRPr="00F20078">
        <w:rPr>
          <w:rFonts w:ascii="Arial" w:hAnsi="Arial" w:cs="Arial"/>
        </w:rPr>
        <w:tab/>
        <w:t>,</w:t>
      </w:r>
      <w:r w:rsidRPr="00F20078">
        <w:rPr>
          <w:rFonts w:ascii="Arial" w:hAnsi="Arial" w:cs="Arial"/>
        </w:rPr>
        <w:tab/>
        <w:t>1.99</w:t>
      </w:r>
      <w:r w:rsidRPr="00F20078">
        <w:rPr>
          <w:rFonts w:ascii="Arial" w:hAnsi="Arial" w:cs="Arial"/>
        </w:rPr>
        <w:tab/>
        <w:t>,</w:t>
      </w:r>
      <w:r w:rsidRPr="00F20078">
        <w:rPr>
          <w:rFonts w:ascii="Arial" w:hAnsi="Arial" w:cs="Arial"/>
        </w:rPr>
        <w:tab/>
        <w:t>39.00</w:t>
      </w:r>
      <w:r w:rsidRPr="00F20078">
        <w:rPr>
          <w:rFonts w:ascii="Arial" w:hAnsi="Arial" w:cs="Arial"/>
        </w:rPr>
        <w:tab/>
        <w:t>)</w:t>
      </w:r>
      <w:r w:rsidRPr="00F20078">
        <w:rPr>
          <w:rFonts w:ascii="Arial" w:hAnsi="Arial" w:cs="Arial"/>
        </w:rPr>
        <w:tab/>
        <w:t>;</w:t>
      </w:r>
    </w:p>
    <w:p w14:paraId="6E6CF906"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5019</w:t>
      </w:r>
      <w:r w:rsidRPr="00F20078">
        <w:rPr>
          <w:rFonts w:ascii="Arial" w:hAnsi="Arial" w:cs="Arial"/>
        </w:rPr>
        <w:tab/>
        <w:t>,</w:t>
      </w:r>
      <w:r w:rsidRPr="00F20078">
        <w:rPr>
          <w:rFonts w:ascii="Arial" w:hAnsi="Arial" w:cs="Arial"/>
        </w:rPr>
        <w:tab/>
        <w:t>90001</w:t>
      </w:r>
      <w:r w:rsidRPr="00F20078">
        <w:rPr>
          <w:rFonts w:ascii="Arial" w:hAnsi="Arial" w:cs="Arial"/>
        </w:rPr>
        <w:tab/>
        <w:t>,</w:t>
      </w:r>
      <w:r w:rsidRPr="00F20078">
        <w:rPr>
          <w:rFonts w:ascii="Arial" w:hAnsi="Arial" w:cs="Arial"/>
        </w:rPr>
        <w:tab/>
        <w:t>2</w:t>
      </w:r>
      <w:r w:rsidRPr="00F20078">
        <w:rPr>
          <w:rFonts w:ascii="Arial" w:hAnsi="Arial" w:cs="Arial"/>
        </w:rPr>
        <w:tab/>
        <w:t>,</w:t>
      </w:r>
      <w:r w:rsidRPr="00F20078">
        <w:rPr>
          <w:rFonts w:ascii="Arial" w:hAnsi="Arial" w:cs="Arial"/>
        </w:rPr>
        <w:tab/>
        <w:t>124</w:t>
      </w:r>
      <w:r w:rsidRPr="00F20078">
        <w:rPr>
          <w:rFonts w:ascii="Arial" w:hAnsi="Arial" w:cs="Arial"/>
        </w:rPr>
        <w:tab/>
        <w:t>,</w:t>
      </w:r>
      <w:r w:rsidRPr="00F20078">
        <w:rPr>
          <w:rFonts w:ascii="Arial" w:hAnsi="Arial" w:cs="Arial"/>
        </w:rPr>
        <w:tab/>
        <w:t>'22/10/2021'</w:t>
      </w:r>
      <w:r w:rsidRPr="00F20078">
        <w:rPr>
          <w:rFonts w:ascii="Arial" w:hAnsi="Arial" w:cs="Arial"/>
        </w:rPr>
        <w:tab/>
        <w:t>,</w:t>
      </w:r>
      <w:r w:rsidRPr="00F20078">
        <w:rPr>
          <w:rFonts w:ascii="Arial" w:hAnsi="Arial" w:cs="Arial"/>
        </w:rPr>
        <w:tab/>
        <w:t>67198</w:t>
      </w:r>
      <w:r w:rsidRPr="00F20078">
        <w:rPr>
          <w:rFonts w:ascii="Arial" w:hAnsi="Arial" w:cs="Arial"/>
        </w:rPr>
        <w:tab/>
        <w:t>,</w:t>
      </w:r>
      <w:r w:rsidRPr="00F20078">
        <w:rPr>
          <w:rFonts w:ascii="Arial" w:hAnsi="Arial" w:cs="Arial"/>
        </w:rPr>
        <w:tab/>
      </w:r>
      <w:r w:rsidRPr="00F20078">
        <w:rPr>
          <w:rFonts w:ascii="Arial" w:hAnsi="Arial" w:cs="Arial"/>
        </w:rPr>
        <w:tab/>
        <w:t>'01/01/2023'</w:t>
      </w:r>
      <w:r w:rsidRPr="00F20078">
        <w:rPr>
          <w:rFonts w:ascii="Arial" w:hAnsi="Arial" w:cs="Arial"/>
        </w:rPr>
        <w:tab/>
        <w:t>,</w:t>
      </w:r>
      <w:r w:rsidRPr="00F20078">
        <w:rPr>
          <w:rFonts w:ascii="Arial" w:hAnsi="Arial" w:cs="Arial"/>
        </w:rPr>
        <w:tab/>
        <w:t>20</w:t>
      </w:r>
      <w:r w:rsidRPr="00F20078">
        <w:rPr>
          <w:rFonts w:ascii="Arial" w:hAnsi="Arial" w:cs="Arial"/>
        </w:rPr>
        <w:tab/>
        <w:t>,</w:t>
      </w:r>
      <w:r w:rsidRPr="00F20078">
        <w:rPr>
          <w:rFonts w:ascii="Arial" w:hAnsi="Arial" w:cs="Arial"/>
        </w:rPr>
        <w:tab/>
        <w:t>2.50</w:t>
      </w:r>
      <w:r w:rsidRPr="00F20078">
        <w:rPr>
          <w:rFonts w:ascii="Arial" w:hAnsi="Arial" w:cs="Arial"/>
        </w:rPr>
        <w:tab/>
        <w:t>,</w:t>
      </w:r>
      <w:r w:rsidRPr="00F20078">
        <w:rPr>
          <w:rFonts w:ascii="Arial" w:hAnsi="Arial" w:cs="Arial"/>
        </w:rPr>
        <w:tab/>
        <w:t>50.00</w:t>
      </w:r>
      <w:r w:rsidRPr="00F20078">
        <w:rPr>
          <w:rFonts w:ascii="Arial" w:hAnsi="Arial" w:cs="Arial"/>
        </w:rPr>
        <w:tab/>
        <w:t>)</w:t>
      </w:r>
      <w:r w:rsidRPr="00F20078">
        <w:rPr>
          <w:rFonts w:ascii="Arial" w:hAnsi="Arial" w:cs="Arial"/>
        </w:rPr>
        <w:tab/>
        <w:t>;</w:t>
      </w:r>
    </w:p>
    <w:p w14:paraId="659A4666"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5020</w:t>
      </w:r>
      <w:r w:rsidRPr="00F20078">
        <w:rPr>
          <w:rFonts w:ascii="Arial" w:hAnsi="Arial" w:cs="Arial"/>
        </w:rPr>
        <w:tab/>
        <w:t>,</w:t>
      </w:r>
      <w:r w:rsidRPr="00F20078">
        <w:rPr>
          <w:rFonts w:ascii="Arial" w:hAnsi="Arial" w:cs="Arial"/>
        </w:rPr>
        <w:tab/>
        <w:t>90001</w:t>
      </w:r>
      <w:r w:rsidRPr="00F20078">
        <w:rPr>
          <w:rFonts w:ascii="Arial" w:hAnsi="Arial" w:cs="Arial"/>
        </w:rPr>
        <w:tab/>
        <w:t>,</w:t>
      </w:r>
      <w:r w:rsidRPr="00F20078">
        <w:rPr>
          <w:rFonts w:ascii="Arial" w:hAnsi="Arial" w:cs="Arial"/>
        </w:rPr>
        <w:tab/>
        <w:t>2</w:t>
      </w:r>
      <w:r w:rsidRPr="00F20078">
        <w:rPr>
          <w:rFonts w:ascii="Arial" w:hAnsi="Arial" w:cs="Arial"/>
        </w:rPr>
        <w:tab/>
        <w:t>,</w:t>
      </w:r>
      <w:r w:rsidRPr="00F20078">
        <w:rPr>
          <w:rFonts w:ascii="Arial" w:hAnsi="Arial" w:cs="Arial"/>
        </w:rPr>
        <w:tab/>
        <w:t>122</w:t>
      </w:r>
      <w:r w:rsidRPr="00F20078">
        <w:rPr>
          <w:rFonts w:ascii="Arial" w:hAnsi="Arial" w:cs="Arial"/>
        </w:rPr>
        <w:tab/>
        <w:t>,</w:t>
      </w:r>
      <w:r w:rsidRPr="00F20078">
        <w:rPr>
          <w:rFonts w:ascii="Arial" w:hAnsi="Arial" w:cs="Arial"/>
        </w:rPr>
        <w:tab/>
        <w:t>'22/10/2021'</w:t>
      </w:r>
      <w:r w:rsidRPr="00F20078">
        <w:rPr>
          <w:rFonts w:ascii="Arial" w:hAnsi="Arial" w:cs="Arial"/>
        </w:rPr>
        <w:tab/>
        <w:t>,</w:t>
      </w:r>
      <w:r w:rsidRPr="00F20078">
        <w:rPr>
          <w:rFonts w:ascii="Arial" w:hAnsi="Arial" w:cs="Arial"/>
        </w:rPr>
        <w:tab/>
        <w:t>67198</w:t>
      </w:r>
      <w:r w:rsidRPr="00F20078">
        <w:rPr>
          <w:rFonts w:ascii="Arial" w:hAnsi="Arial" w:cs="Arial"/>
        </w:rPr>
        <w:tab/>
        <w:t>,</w:t>
      </w:r>
      <w:r w:rsidRPr="00F20078">
        <w:rPr>
          <w:rFonts w:ascii="Arial" w:hAnsi="Arial" w:cs="Arial"/>
        </w:rPr>
        <w:tab/>
      </w:r>
      <w:r w:rsidRPr="00F20078">
        <w:rPr>
          <w:rFonts w:ascii="Arial" w:hAnsi="Arial" w:cs="Arial"/>
        </w:rPr>
        <w:tab/>
        <w:t>'01/01/2023'</w:t>
      </w:r>
      <w:r w:rsidRPr="00F20078">
        <w:rPr>
          <w:rFonts w:ascii="Arial" w:hAnsi="Arial" w:cs="Arial"/>
        </w:rPr>
        <w:tab/>
        <w:t>,</w:t>
      </w:r>
      <w:r w:rsidRPr="00F20078">
        <w:rPr>
          <w:rFonts w:ascii="Arial" w:hAnsi="Arial" w:cs="Arial"/>
        </w:rPr>
        <w:tab/>
        <w:t>20</w:t>
      </w:r>
      <w:r w:rsidRPr="00F20078">
        <w:rPr>
          <w:rFonts w:ascii="Arial" w:hAnsi="Arial" w:cs="Arial"/>
        </w:rPr>
        <w:tab/>
        <w:t>,</w:t>
      </w:r>
      <w:r w:rsidRPr="00F20078">
        <w:rPr>
          <w:rFonts w:ascii="Arial" w:hAnsi="Arial" w:cs="Arial"/>
        </w:rPr>
        <w:tab/>
        <w:t>2.50</w:t>
      </w:r>
      <w:r w:rsidRPr="00F20078">
        <w:rPr>
          <w:rFonts w:ascii="Arial" w:hAnsi="Arial" w:cs="Arial"/>
        </w:rPr>
        <w:tab/>
        <w:t>,</w:t>
      </w:r>
      <w:r w:rsidRPr="00F20078">
        <w:rPr>
          <w:rFonts w:ascii="Arial" w:hAnsi="Arial" w:cs="Arial"/>
        </w:rPr>
        <w:tab/>
        <w:t>50.00</w:t>
      </w:r>
      <w:r w:rsidRPr="00F20078">
        <w:rPr>
          <w:rFonts w:ascii="Arial" w:hAnsi="Arial" w:cs="Arial"/>
        </w:rPr>
        <w:tab/>
        <w:t>)</w:t>
      </w:r>
      <w:r w:rsidRPr="00F20078">
        <w:rPr>
          <w:rFonts w:ascii="Arial" w:hAnsi="Arial" w:cs="Arial"/>
        </w:rPr>
        <w:tab/>
        <w:t>;</w:t>
      </w:r>
    </w:p>
    <w:p w14:paraId="6A8BB48F"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5021</w:t>
      </w:r>
      <w:r w:rsidRPr="00F20078">
        <w:rPr>
          <w:rFonts w:ascii="Arial" w:hAnsi="Arial" w:cs="Arial"/>
        </w:rPr>
        <w:tab/>
        <w:t>,</w:t>
      </w:r>
      <w:r w:rsidRPr="00F20078">
        <w:rPr>
          <w:rFonts w:ascii="Arial" w:hAnsi="Arial" w:cs="Arial"/>
        </w:rPr>
        <w:tab/>
        <w:t>90001</w:t>
      </w:r>
      <w:r w:rsidRPr="00F20078">
        <w:rPr>
          <w:rFonts w:ascii="Arial" w:hAnsi="Arial" w:cs="Arial"/>
        </w:rPr>
        <w:tab/>
        <w:t>,</w:t>
      </w:r>
      <w:r w:rsidRPr="00F20078">
        <w:rPr>
          <w:rFonts w:ascii="Arial" w:hAnsi="Arial" w:cs="Arial"/>
        </w:rPr>
        <w:tab/>
        <w:t>2</w:t>
      </w:r>
      <w:r w:rsidRPr="00F20078">
        <w:rPr>
          <w:rFonts w:ascii="Arial" w:hAnsi="Arial" w:cs="Arial"/>
        </w:rPr>
        <w:tab/>
        <w:t>,</w:t>
      </w:r>
      <w:r w:rsidRPr="00F20078">
        <w:rPr>
          <w:rFonts w:ascii="Arial" w:hAnsi="Arial" w:cs="Arial"/>
        </w:rPr>
        <w:tab/>
        <w:t>158</w:t>
      </w:r>
      <w:r w:rsidRPr="00F20078">
        <w:rPr>
          <w:rFonts w:ascii="Arial" w:hAnsi="Arial" w:cs="Arial"/>
        </w:rPr>
        <w:tab/>
        <w:t>,</w:t>
      </w:r>
      <w:r w:rsidRPr="00F20078">
        <w:rPr>
          <w:rFonts w:ascii="Arial" w:hAnsi="Arial" w:cs="Arial"/>
        </w:rPr>
        <w:tab/>
        <w:t>'22/10/2021'</w:t>
      </w:r>
      <w:r w:rsidRPr="00F20078">
        <w:rPr>
          <w:rFonts w:ascii="Arial" w:hAnsi="Arial" w:cs="Arial"/>
        </w:rPr>
        <w:tab/>
        <w:t>,</w:t>
      </w:r>
      <w:r w:rsidRPr="00F20078">
        <w:rPr>
          <w:rFonts w:ascii="Arial" w:hAnsi="Arial" w:cs="Arial"/>
        </w:rPr>
        <w:tab/>
        <w:t>25509</w:t>
      </w:r>
      <w:r w:rsidRPr="00F20078">
        <w:rPr>
          <w:rFonts w:ascii="Arial" w:hAnsi="Arial" w:cs="Arial"/>
        </w:rPr>
        <w:tab/>
        <w:t>,</w:t>
      </w:r>
      <w:r w:rsidRPr="00F20078">
        <w:rPr>
          <w:rFonts w:ascii="Arial" w:hAnsi="Arial" w:cs="Arial"/>
        </w:rPr>
        <w:tab/>
      </w:r>
      <w:r w:rsidRPr="00F20078">
        <w:rPr>
          <w:rFonts w:ascii="Arial" w:hAnsi="Arial" w:cs="Arial"/>
        </w:rPr>
        <w:tab/>
        <w:t>'01/01/2023'</w:t>
      </w:r>
      <w:r w:rsidRPr="00F20078">
        <w:rPr>
          <w:rFonts w:ascii="Arial" w:hAnsi="Arial" w:cs="Arial"/>
        </w:rPr>
        <w:tab/>
        <w:t>,</w:t>
      </w:r>
      <w:r w:rsidRPr="00F20078">
        <w:rPr>
          <w:rFonts w:ascii="Arial" w:hAnsi="Arial" w:cs="Arial"/>
        </w:rPr>
        <w:tab/>
        <w:t>50</w:t>
      </w:r>
      <w:r w:rsidRPr="00F20078">
        <w:rPr>
          <w:rFonts w:ascii="Arial" w:hAnsi="Arial" w:cs="Arial"/>
        </w:rPr>
        <w:tab/>
        <w:t>,</w:t>
      </w:r>
      <w:r w:rsidRPr="00F20078">
        <w:rPr>
          <w:rFonts w:ascii="Arial" w:hAnsi="Arial" w:cs="Arial"/>
        </w:rPr>
        <w:tab/>
        <w:t>2.50</w:t>
      </w:r>
      <w:r w:rsidRPr="00F20078">
        <w:rPr>
          <w:rFonts w:ascii="Arial" w:hAnsi="Arial" w:cs="Arial"/>
        </w:rPr>
        <w:tab/>
        <w:t>,</w:t>
      </w:r>
      <w:r w:rsidRPr="00F20078">
        <w:rPr>
          <w:rFonts w:ascii="Arial" w:hAnsi="Arial" w:cs="Arial"/>
        </w:rPr>
        <w:tab/>
        <w:t>125.00</w:t>
      </w:r>
      <w:r w:rsidRPr="00F20078">
        <w:rPr>
          <w:rFonts w:ascii="Arial" w:hAnsi="Arial" w:cs="Arial"/>
        </w:rPr>
        <w:tab/>
        <w:t>)</w:t>
      </w:r>
      <w:r w:rsidRPr="00F20078">
        <w:rPr>
          <w:rFonts w:ascii="Arial" w:hAnsi="Arial" w:cs="Arial"/>
        </w:rPr>
        <w:tab/>
        <w:t>;</w:t>
      </w:r>
    </w:p>
    <w:p w14:paraId="0C9AB54F"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5022</w:t>
      </w:r>
      <w:r w:rsidRPr="00F20078">
        <w:rPr>
          <w:rFonts w:ascii="Arial" w:hAnsi="Arial" w:cs="Arial"/>
        </w:rPr>
        <w:tab/>
        <w:t>,</w:t>
      </w:r>
      <w:r w:rsidRPr="00F20078">
        <w:rPr>
          <w:rFonts w:ascii="Arial" w:hAnsi="Arial" w:cs="Arial"/>
        </w:rPr>
        <w:tab/>
        <w:t>90001</w:t>
      </w:r>
      <w:r w:rsidRPr="00F20078">
        <w:rPr>
          <w:rFonts w:ascii="Arial" w:hAnsi="Arial" w:cs="Arial"/>
        </w:rPr>
        <w:tab/>
        <w:t>,</w:t>
      </w:r>
      <w:r w:rsidRPr="00F20078">
        <w:rPr>
          <w:rFonts w:ascii="Arial" w:hAnsi="Arial" w:cs="Arial"/>
        </w:rPr>
        <w:tab/>
        <w:t>2</w:t>
      </w:r>
      <w:r w:rsidRPr="00F20078">
        <w:rPr>
          <w:rFonts w:ascii="Arial" w:hAnsi="Arial" w:cs="Arial"/>
        </w:rPr>
        <w:tab/>
        <w:t>,</w:t>
      </w:r>
      <w:r w:rsidRPr="00F20078">
        <w:rPr>
          <w:rFonts w:ascii="Arial" w:hAnsi="Arial" w:cs="Arial"/>
        </w:rPr>
        <w:tab/>
        <w:t>159</w:t>
      </w:r>
      <w:r w:rsidRPr="00F20078">
        <w:rPr>
          <w:rFonts w:ascii="Arial" w:hAnsi="Arial" w:cs="Arial"/>
        </w:rPr>
        <w:tab/>
        <w:t>,</w:t>
      </w:r>
      <w:r w:rsidRPr="00F20078">
        <w:rPr>
          <w:rFonts w:ascii="Arial" w:hAnsi="Arial" w:cs="Arial"/>
        </w:rPr>
        <w:tab/>
        <w:t>'22/10/2021'</w:t>
      </w:r>
      <w:r w:rsidRPr="00F20078">
        <w:rPr>
          <w:rFonts w:ascii="Arial" w:hAnsi="Arial" w:cs="Arial"/>
        </w:rPr>
        <w:tab/>
        <w:t>,</w:t>
      </w:r>
      <w:r w:rsidRPr="00F20078">
        <w:rPr>
          <w:rFonts w:ascii="Arial" w:hAnsi="Arial" w:cs="Arial"/>
        </w:rPr>
        <w:tab/>
        <w:t>2457</w:t>
      </w:r>
      <w:r w:rsidRPr="00F20078">
        <w:rPr>
          <w:rFonts w:ascii="Arial" w:hAnsi="Arial" w:cs="Arial"/>
        </w:rPr>
        <w:tab/>
        <w:t>,</w:t>
      </w:r>
      <w:r w:rsidRPr="00F20078">
        <w:rPr>
          <w:rFonts w:ascii="Arial" w:hAnsi="Arial" w:cs="Arial"/>
        </w:rPr>
        <w:tab/>
      </w:r>
      <w:r w:rsidRPr="00F20078">
        <w:rPr>
          <w:rFonts w:ascii="Arial" w:hAnsi="Arial" w:cs="Arial"/>
        </w:rPr>
        <w:tab/>
        <w:t>'02/01/2023'</w:t>
      </w:r>
      <w:r w:rsidRPr="00F20078">
        <w:rPr>
          <w:rFonts w:ascii="Arial" w:hAnsi="Arial" w:cs="Arial"/>
        </w:rPr>
        <w:tab/>
        <w:t>,</w:t>
      </w:r>
      <w:r w:rsidRPr="00F20078">
        <w:rPr>
          <w:rFonts w:ascii="Arial" w:hAnsi="Arial" w:cs="Arial"/>
        </w:rPr>
        <w:tab/>
        <w:t>50</w:t>
      </w:r>
      <w:r w:rsidRPr="00F20078">
        <w:rPr>
          <w:rFonts w:ascii="Arial" w:hAnsi="Arial" w:cs="Arial"/>
        </w:rPr>
        <w:tab/>
        <w:t>,</w:t>
      </w:r>
      <w:r w:rsidRPr="00F20078">
        <w:rPr>
          <w:rFonts w:ascii="Arial" w:hAnsi="Arial" w:cs="Arial"/>
        </w:rPr>
        <w:tab/>
        <w:t>2.50</w:t>
      </w:r>
      <w:r w:rsidRPr="00F20078">
        <w:rPr>
          <w:rFonts w:ascii="Arial" w:hAnsi="Arial" w:cs="Arial"/>
        </w:rPr>
        <w:tab/>
        <w:t>,</w:t>
      </w:r>
      <w:r w:rsidRPr="00F20078">
        <w:rPr>
          <w:rFonts w:ascii="Arial" w:hAnsi="Arial" w:cs="Arial"/>
        </w:rPr>
        <w:tab/>
        <w:t>125.00</w:t>
      </w:r>
      <w:r w:rsidRPr="00F20078">
        <w:rPr>
          <w:rFonts w:ascii="Arial" w:hAnsi="Arial" w:cs="Arial"/>
        </w:rPr>
        <w:tab/>
        <w:t>)</w:t>
      </w:r>
      <w:r w:rsidRPr="00F20078">
        <w:rPr>
          <w:rFonts w:ascii="Arial" w:hAnsi="Arial" w:cs="Arial"/>
        </w:rPr>
        <w:tab/>
        <w:t>;</w:t>
      </w:r>
    </w:p>
    <w:p w14:paraId="262A45A2"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5023</w:t>
      </w:r>
      <w:r w:rsidRPr="00F20078">
        <w:rPr>
          <w:rFonts w:ascii="Arial" w:hAnsi="Arial" w:cs="Arial"/>
        </w:rPr>
        <w:tab/>
        <w:t>,</w:t>
      </w:r>
      <w:r w:rsidRPr="00F20078">
        <w:rPr>
          <w:rFonts w:ascii="Arial" w:hAnsi="Arial" w:cs="Arial"/>
        </w:rPr>
        <w:tab/>
        <w:t>90001</w:t>
      </w:r>
      <w:r w:rsidRPr="00F20078">
        <w:rPr>
          <w:rFonts w:ascii="Arial" w:hAnsi="Arial" w:cs="Arial"/>
        </w:rPr>
        <w:tab/>
        <w:t>,</w:t>
      </w:r>
      <w:r w:rsidRPr="00F20078">
        <w:rPr>
          <w:rFonts w:ascii="Arial" w:hAnsi="Arial" w:cs="Arial"/>
        </w:rPr>
        <w:tab/>
        <w:t>2</w:t>
      </w:r>
      <w:r w:rsidRPr="00F20078">
        <w:rPr>
          <w:rFonts w:ascii="Arial" w:hAnsi="Arial" w:cs="Arial"/>
        </w:rPr>
        <w:tab/>
        <w:t>,</w:t>
      </w:r>
      <w:r w:rsidRPr="00F20078">
        <w:rPr>
          <w:rFonts w:ascii="Arial" w:hAnsi="Arial" w:cs="Arial"/>
        </w:rPr>
        <w:tab/>
        <w:t>154</w:t>
      </w:r>
      <w:r w:rsidRPr="00F20078">
        <w:rPr>
          <w:rFonts w:ascii="Arial" w:hAnsi="Arial" w:cs="Arial"/>
        </w:rPr>
        <w:tab/>
        <w:t>,</w:t>
      </w:r>
      <w:r w:rsidRPr="00F20078">
        <w:rPr>
          <w:rFonts w:ascii="Arial" w:hAnsi="Arial" w:cs="Arial"/>
        </w:rPr>
        <w:tab/>
        <w:t>'22/10/2021'</w:t>
      </w:r>
      <w:r w:rsidRPr="00F20078">
        <w:rPr>
          <w:rFonts w:ascii="Arial" w:hAnsi="Arial" w:cs="Arial"/>
        </w:rPr>
        <w:tab/>
        <w:t>,</w:t>
      </w:r>
      <w:r w:rsidRPr="00F20078">
        <w:rPr>
          <w:rFonts w:ascii="Arial" w:hAnsi="Arial" w:cs="Arial"/>
        </w:rPr>
        <w:tab/>
        <w:t>28974</w:t>
      </w:r>
      <w:r w:rsidRPr="00F20078">
        <w:rPr>
          <w:rFonts w:ascii="Arial" w:hAnsi="Arial" w:cs="Arial"/>
        </w:rPr>
        <w:tab/>
        <w:t>,</w:t>
      </w:r>
      <w:r w:rsidRPr="00F20078">
        <w:rPr>
          <w:rFonts w:ascii="Arial" w:hAnsi="Arial" w:cs="Arial"/>
        </w:rPr>
        <w:tab/>
      </w:r>
      <w:r w:rsidRPr="00F20078">
        <w:rPr>
          <w:rFonts w:ascii="Arial" w:hAnsi="Arial" w:cs="Arial"/>
        </w:rPr>
        <w:tab/>
        <w:t>'31/12/2022'    ,</w:t>
      </w:r>
      <w:r w:rsidRPr="00F20078">
        <w:rPr>
          <w:rFonts w:ascii="Arial" w:hAnsi="Arial" w:cs="Arial"/>
        </w:rPr>
        <w:tab/>
        <w:t>20</w:t>
      </w:r>
      <w:r w:rsidRPr="00F20078">
        <w:rPr>
          <w:rFonts w:ascii="Arial" w:hAnsi="Arial" w:cs="Arial"/>
        </w:rPr>
        <w:tab/>
        <w:t>,</w:t>
      </w:r>
      <w:r w:rsidRPr="00F20078">
        <w:rPr>
          <w:rFonts w:ascii="Arial" w:hAnsi="Arial" w:cs="Arial"/>
        </w:rPr>
        <w:tab/>
        <w:t>5.99</w:t>
      </w:r>
      <w:r w:rsidRPr="00F20078">
        <w:rPr>
          <w:rFonts w:ascii="Arial" w:hAnsi="Arial" w:cs="Arial"/>
        </w:rPr>
        <w:tab/>
        <w:t>,</w:t>
      </w:r>
      <w:r w:rsidRPr="00F20078">
        <w:rPr>
          <w:rFonts w:ascii="Arial" w:hAnsi="Arial" w:cs="Arial"/>
        </w:rPr>
        <w:tab/>
        <w:t>100.00</w:t>
      </w:r>
      <w:r w:rsidRPr="00F20078">
        <w:rPr>
          <w:rFonts w:ascii="Arial" w:hAnsi="Arial" w:cs="Arial"/>
        </w:rPr>
        <w:tab/>
        <w:t>)</w:t>
      </w:r>
      <w:r w:rsidRPr="00F20078">
        <w:rPr>
          <w:rFonts w:ascii="Arial" w:hAnsi="Arial" w:cs="Arial"/>
        </w:rPr>
        <w:tab/>
        <w:t>;</w:t>
      </w:r>
    </w:p>
    <w:p w14:paraId="3EBE1897"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5024</w:t>
      </w:r>
      <w:r w:rsidRPr="00F20078">
        <w:rPr>
          <w:rFonts w:ascii="Arial" w:hAnsi="Arial" w:cs="Arial"/>
        </w:rPr>
        <w:tab/>
        <w:t>,</w:t>
      </w:r>
      <w:r w:rsidRPr="00F20078">
        <w:rPr>
          <w:rFonts w:ascii="Arial" w:hAnsi="Arial" w:cs="Arial"/>
        </w:rPr>
        <w:tab/>
        <w:t>90001</w:t>
      </w:r>
      <w:r w:rsidRPr="00F20078">
        <w:rPr>
          <w:rFonts w:ascii="Arial" w:hAnsi="Arial" w:cs="Arial"/>
        </w:rPr>
        <w:tab/>
        <w:t>,</w:t>
      </w:r>
      <w:r w:rsidRPr="00F20078">
        <w:rPr>
          <w:rFonts w:ascii="Arial" w:hAnsi="Arial" w:cs="Arial"/>
        </w:rPr>
        <w:tab/>
        <w:t>2</w:t>
      </w:r>
      <w:r w:rsidRPr="00F20078">
        <w:rPr>
          <w:rFonts w:ascii="Arial" w:hAnsi="Arial" w:cs="Arial"/>
        </w:rPr>
        <w:tab/>
        <w:t>,</w:t>
      </w:r>
      <w:r w:rsidRPr="00F20078">
        <w:rPr>
          <w:rFonts w:ascii="Arial" w:hAnsi="Arial" w:cs="Arial"/>
        </w:rPr>
        <w:tab/>
        <w:t>155</w:t>
      </w:r>
      <w:r w:rsidRPr="00F20078">
        <w:rPr>
          <w:rFonts w:ascii="Arial" w:hAnsi="Arial" w:cs="Arial"/>
        </w:rPr>
        <w:tab/>
        <w:t>,</w:t>
      </w:r>
      <w:r w:rsidRPr="00F20078">
        <w:rPr>
          <w:rFonts w:ascii="Arial" w:hAnsi="Arial" w:cs="Arial"/>
        </w:rPr>
        <w:tab/>
        <w:t>'22/10/2021'</w:t>
      </w:r>
      <w:r w:rsidRPr="00F20078">
        <w:rPr>
          <w:rFonts w:ascii="Arial" w:hAnsi="Arial" w:cs="Arial"/>
        </w:rPr>
        <w:tab/>
        <w:t>,</w:t>
      </w:r>
      <w:r w:rsidRPr="00F20078">
        <w:rPr>
          <w:rFonts w:ascii="Arial" w:hAnsi="Arial" w:cs="Arial"/>
        </w:rPr>
        <w:tab/>
        <w:t>2300</w:t>
      </w:r>
      <w:r w:rsidRPr="00F20078">
        <w:rPr>
          <w:rFonts w:ascii="Arial" w:hAnsi="Arial" w:cs="Arial"/>
        </w:rPr>
        <w:tab/>
        <w:t>,</w:t>
      </w:r>
      <w:r w:rsidRPr="00F20078">
        <w:rPr>
          <w:rFonts w:ascii="Arial" w:hAnsi="Arial" w:cs="Arial"/>
        </w:rPr>
        <w:tab/>
      </w:r>
      <w:r w:rsidRPr="00F20078">
        <w:rPr>
          <w:rFonts w:ascii="Arial" w:hAnsi="Arial" w:cs="Arial"/>
        </w:rPr>
        <w:tab/>
        <w:t>'31/12/2022'</w:t>
      </w:r>
      <w:r w:rsidRPr="00F20078">
        <w:rPr>
          <w:rFonts w:ascii="Arial" w:hAnsi="Arial" w:cs="Arial"/>
        </w:rPr>
        <w:tab/>
        <w:t>,</w:t>
      </w:r>
      <w:r w:rsidRPr="00F20078">
        <w:rPr>
          <w:rFonts w:ascii="Arial" w:hAnsi="Arial" w:cs="Arial"/>
        </w:rPr>
        <w:tab/>
        <w:t>50</w:t>
      </w:r>
      <w:r w:rsidRPr="00F20078">
        <w:rPr>
          <w:rFonts w:ascii="Arial" w:hAnsi="Arial" w:cs="Arial"/>
        </w:rPr>
        <w:tab/>
        <w:t>,</w:t>
      </w:r>
      <w:r w:rsidRPr="00F20078">
        <w:rPr>
          <w:rFonts w:ascii="Arial" w:hAnsi="Arial" w:cs="Arial"/>
        </w:rPr>
        <w:tab/>
        <w:t>4.50</w:t>
      </w:r>
      <w:r w:rsidRPr="00F20078">
        <w:rPr>
          <w:rFonts w:ascii="Arial" w:hAnsi="Arial" w:cs="Arial"/>
        </w:rPr>
        <w:tab/>
        <w:t>,</w:t>
      </w:r>
      <w:r w:rsidRPr="00F20078">
        <w:rPr>
          <w:rFonts w:ascii="Arial" w:hAnsi="Arial" w:cs="Arial"/>
        </w:rPr>
        <w:tab/>
        <w:t>225.00</w:t>
      </w:r>
      <w:r w:rsidRPr="00F20078">
        <w:rPr>
          <w:rFonts w:ascii="Arial" w:hAnsi="Arial" w:cs="Arial"/>
        </w:rPr>
        <w:tab/>
        <w:t>)</w:t>
      </w:r>
      <w:r w:rsidRPr="00F20078">
        <w:rPr>
          <w:rFonts w:ascii="Arial" w:hAnsi="Arial" w:cs="Arial"/>
        </w:rPr>
        <w:tab/>
        <w:t>;</w:t>
      </w:r>
    </w:p>
    <w:p w14:paraId="1DC2304D"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5025</w:t>
      </w:r>
      <w:r w:rsidRPr="00F20078">
        <w:rPr>
          <w:rFonts w:ascii="Arial" w:hAnsi="Arial" w:cs="Arial"/>
        </w:rPr>
        <w:tab/>
        <w:t>,</w:t>
      </w:r>
      <w:r w:rsidRPr="00F20078">
        <w:rPr>
          <w:rFonts w:ascii="Arial" w:hAnsi="Arial" w:cs="Arial"/>
        </w:rPr>
        <w:tab/>
        <w:t>90001</w:t>
      </w:r>
      <w:r w:rsidRPr="00F20078">
        <w:rPr>
          <w:rFonts w:ascii="Arial" w:hAnsi="Arial" w:cs="Arial"/>
        </w:rPr>
        <w:tab/>
        <w:t>,</w:t>
      </w:r>
      <w:r w:rsidRPr="00F20078">
        <w:rPr>
          <w:rFonts w:ascii="Arial" w:hAnsi="Arial" w:cs="Arial"/>
        </w:rPr>
        <w:tab/>
        <w:t>2</w:t>
      </w:r>
      <w:r w:rsidRPr="00F20078">
        <w:rPr>
          <w:rFonts w:ascii="Arial" w:hAnsi="Arial" w:cs="Arial"/>
        </w:rPr>
        <w:tab/>
        <w:t>,</w:t>
      </w:r>
      <w:r w:rsidRPr="00F20078">
        <w:rPr>
          <w:rFonts w:ascii="Arial" w:hAnsi="Arial" w:cs="Arial"/>
        </w:rPr>
        <w:tab/>
        <w:t>160</w:t>
      </w:r>
      <w:r w:rsidRPr="00F20078">
        <w:rPr>
          <w:rFonts w:ascii="Arial" w:hAnsi="Arial" w:cs="Arial"/>
        </w:rPr>
        <w:tab/>
        <w:t>,</w:t>
      </w:r>
      <w:r w:rsidRPr="00F20078">
        <w:rPr>
          <w:rFonts w:ascii="Arial" w:hAnsi="Arial" w:cs="Arial"/>
        </w:rPr>
        <w:lastRenderedPageBreak/>
        <w:tab/>
        <w:t>'22/10/2021'</w:t>
      </w:r>
      <w:r w:rsidRPr="00F20078">
        <w:rPr>
          <w:rFonts w:ascii="Arial" w:hAnsi="Arial" w:cs="Arial"/>
        </w:rPr>
        <w:tab/>
        <w:t>,</w:t>
      </w:r>
      <w:r w:rsidRPr="00F20078">
        <w:rPr>
          <w:rFonts w:ascii="Arial" w:hAnsi="Arial" w:cs="Arial"/>
        </w:rPr>
        <w:tab/>
        <w:t>1242</w:t>
      </w:r>
      <w:r w:rsidRPr="00F20078">
        <w:rPr>
          <w:rFonts w:ascii="Arial" w:hAnsi="Arial" w:cs="Arial"/>
        </w:rPr>
        <w:tab/>
        <w:t>,</w:t>
      </w:r>
      <w:r w:rsidRPr="00F20078">
        <w:rPr>
          <w:rFonts w:ascii="Arial" w:hAnsi="Arial" w:cs="Arial"/>
        </w:rPr>
        <w:tab/>
      </w:r>
      <w:r w:rsidRPr="00F20078">
        <w:rPr>
          <w:rFonts w:ascii="Arial" w:hAnsi="Arial" w:cs="Arial"/>
        </w:rPr>
        <w:tab/>
        <w:t>'31/12/2022'</w:t>
      </w:r>
      <w:r w:rsidRPr="00F20078">
        <w:rPr>
          <w:rFonts w:ascii="Arial" w:hAnsi="Arial" w:cs="Arial"/>
        </w:rPr>
        <w:tab/>
        <w:t>,</w:t>
      </w:r>
      <w:r w:rsidRPr="00F20078">
        <w:rPr>
          <w:rFonts w:ascii="Arial" w:hAnsi="Arial" w:cs="Arial"/>
        </w:rPr>
        <w:tab/>
        <w:t>50</w:t>
      </w:r>
      <w:r w:rsidRPr="00F20078">
        <w:rPr>
          <w:rFonts w:ascii="Arial" w:hAnsi="Arial" w:cs="Arial"/>
        </w:rPr>
        <w:tab/>
        <w:t>,</w:t>
      </w:r>
      <w:r w:rsidRPr="00F20078">
        <w:rPr>
          <w:rFonts w:ascii="Arial" w:hAnsi="Arial" w:cs="Arial"/>
        </w:rPr>
        <w:tab/>
        <w:t>4.50</w:t>
      </w:r>
      <w:r w:rsidRPr="00F20078">
        <w:rPr>
          <w:rFonts w:ascii="Arial" w:hAnsi="Arial" w:cs="Arial"/>
        </w:rPr>
        <w:tab/>
        <w:t>,</w:t>
      </w:r>
      <w:r w:rsidRPr="00F20078">
        <w:rPr>
          <w:rFonts w:ascii="Arial" w:hAnsi="Arial" w:cs="Arial"/>
        </w:rPr>
        <w:tab/>
        <w:t>225.00</w:t>
      </w:r>
      <w:r w:rsidRPr="00F20078">
        <w:rPr>
          <w:rFonts w:ascii="Arial" w:hAnsi="Arial" w:cs="Arial"/>
        </w:rPr>
        <w:tab/>
        <w:t>)</w:t>
      </w:r>
      <w:r w:rsidRPr="00F20078">
        <w:rPr>
          <w:rFonts w:ascii="Arial" w:hAnsi="Arial" w:cs="Arial"/>
        </w:rPr>
        <w:tab/>
        <w:t>;</w:t>
      </w:r>
    </w:p>
    <w:p w14:paraId="3DC3AC7A"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5026</w:t>
      </w:r>
      <w:r w:rsidRPr="00F20078">
        <w:rPr>
          <w:rFonts w:ascii="Arial" w:hAnsi="Arial" w:cs="Arial"/>
        </w:rPr>
        <w:tab/>
        <w:t>,</w:t>
      </w:r>
      <w:r w:rsidRPr="00F20078">
        <w:rPr>
          <w:rFonts w:ascii="Arial" w:hAnsi="Arial" w:cs="Arial"/>
        </w:rPr>
        <w:tab/>
        <w:t>90001</w:t>
      </w:r>
      <w:r w:rsidRPr="00F20078">
        <w:rPr>
          <w:rFonts w:ascii="Arial" w:hAnsi="Arial" w:cs="Arial"/>
        </w:rPr>
        <w:tab/>
        <w:t>,</w:t>
      </w:r>
      <w:r w:rsidRPr="00F20078">
        <w:rPr>
          <w:rFonts w:ascii="Arial" w:hAnsi="Arial" w:cs="Arial"/>
        </w:rPr>
        <w:tab/>
        <w:t>2</w:t>
      </w:r>
      <w:r w:rsidRPr="00F20078">
        <w:rPr>
          <w:rFonts w:ascii="Arial" w:hAnsi="Arial" w:cs="Arial"/>
        </w:rPr>
        <w:tab/>
        <w:t>,</w:t>
      </w:r>
      <w:r w:rsidRPr="00F20078">
        <w:rPr>
          <w:rFonts w:ascii="Arial" w:hAnsi="Arial" w:cs="Arial"/>
        </w:rPr>
        <w:tab/>
        <w:t>168</w:t>
      </w:r>
      <w:r w:rsidRPr="00F20078">
        <w:rPr>
          <w:rFonts w:ascii="Arial" w:hAnsi="Arial" w:cs="Arial"/>
        </w:rPr>
        <w:tab/>
        <w:t>,</w:t>
      </w:r>
      <w:r w:rsidRPr="00F20078">
        <w:rPr>
          <w:rFonts w:ascii="Arial" w:hAnsi="Arial" w:cs="Arial"/>
        </w:rPr>
        <w:tab/>
        <w:t>'22/10/2021'</w:t>
      </w:r>
      <w:r w:rsidRPr="00F20078">
        <w:rPr>
          <w:rFonts w:ascii="Arial" w:hAnsi="Arial" w:cs="Arial"/>
        </w:rPr>
        <w:tab/>
        <w:t>,</w:t>
      </w:r>
      <w:r w:rsidRPr="00F20078">
        <w:rPr>
          <w:rFonts w:ascii="Arial" w:hAnsi="Arial" w:cs="Arial"/>
        </w:rPr>
        <w:tab/>
        <w:t>3495</w:t>
      </w:r>
      <w:r w:rsidRPr="00F20078">
        <w:rPr>
          <w:rFonts w:ascii="Arial" w:hAnsi="Arial" w:cs="Arial"/>
        </w:rPr>
        <w:tab/>
        <w:t>,</w:t>
      </w:r>
      <w:r w:rsidRPr="00F20078">
        <w:rPr>
          <w:rFonts w:ascii="Arial" w:hAnsi="Arial" w:cs="Arial"/>
        </w:rPr>
        <w:tab/>
      </w:r>
      <w:r w:rsidRPr="00F20078">
        <w:rPr>
          <w:rFonts w:ascii="Arial" w:hAnsi="Arial" w:cs="Arial"/>
        </w:rPr>
        <w:tab/>
        <w:t>'31/12/2022'</w:t>
      </w:r>
      <w:r w:rsidRPr="00F20078">
        <w:rPr>
          <w:rFonts w:ascii="Arial" w:hAnsi="Arial" w:cs="Arial"/>
        </w:rPr>
        <w:tab/>
        <w:t>,</w:t>
      </w:r>
      <w:r w:rsidRPr="00F20078">
        <w:rPr>
          <w:rFonts w:ascii="Arial" w:hAnsi="Arial" w:cs="Arial"/>
        </w:rPr>
        <w:tab/>
        <w:t>20</w:t>
      </w:r>
      <w:r w:rsidRPr="00F20078">
        <w:rPr>
          <w:rFonts w:ascii="Arial" w:hAnsi="Arial" w:cs="Arial"/>
        </w:rPr>
        <w:tab/>
        <w:t>,</w:t>
      </w:r>
      <w:r w:rsidRPr="00F20078">
        <w:rPr>
          <w:rFonts w:ascii="Arial" w:hAnsi="Arial" w:cs="Arial"/>
        </w:rPr>
        <w:tab/>
        <w:t>1.50</w:t>
      </w:r>
      <w:r w:rsidRPr="00F20078">
        <w:rPr>
          <w:rFonts w:ascii="Arial" w:hAnsi="Arial" w:cs="Arial"/>
        </w:rPr>
        <w:tab/>
        <w:t>,</w:t>
      </w:r>
      <w:r w:rsidRPr="00F20078">
        <w:rPr>
          <w:rFonts w:ascii="Arial" w:hAnsi="Arial" w:cs="Arial"/>
        </w:rPr>
        <w:tab/>
        <w:t>30.00</w:t>
      </w:r>
      <w:r w:rsidRPr="00F20078">
        <w:rPr>
          <w:rFonts w:ascii="Arial" w:hAnsi="Arial" w:cs="Arial"/>
        </w:rPr>
        <w:tab/>
        <w:t>)</w:t>
      </w:r>
      <w:r w:rsidRPr="00F20078">
        <w:rPr>
          <w:rFonts w:ascii="Arial" w:hAnsi="Arial" w:cs="Arial"/>
        </w:rPr>
        <w:tab/>
        <w:t>;</w:t>
      </w:r>
    </w:p>
    <w:p w14:paraId="16BC8822"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5027</w:t>
      </w:r>
      <w:r w:rsidRPr="00F20078">
        <w:rPr>
          <w:rFonts w:ascii="Arial" w:hAnsi="Arial" w:cs="Arial"/>
        </w:rPr>
        <w:tab/>
        <w:t>,</w:t>
      </w:r>
      <w:r w:rsidRPr="00F20078">
        <w:rPr>
          <w:rFonts w:ascii="Arial" w:hAnsi="Arial" w:cs="Arial"/>
        </w:rPr>
        <w:tab/>
        <w:t>90001,</w:t>
      </w:r>
      <w:r w:rsidRPr="00F20078">
        <w:rPr>
          <w:rFonts w:ascii="Arial" w:hAnsi="Arial" w:cs="Arial"/>
        </w:rPr>
        <w:tab/>
        <w:t>2,</w:t>
      </w:r>
      <w:r w:rsidRPr="00F20078">
        <w:rPr>
          <w:rFonts w:ascii="Arial" w:hAnsi="Arial" w:cs="Arial"/>
        </w:rPr>
        <w:tab/>
      </w:r>
      <w:r w:rsidRPr="00F20078">
        <w:rPr>
          <w:rFonts w:ascii="Arial" w:hAnsi="Arial" w:cs="Arial"/>
        </w:rPr>
        <w:tab/>
      </w:r>
      <w:r w:rsidRPr="00F20078">
        <w:rPr>
          <w:rFonts w:ascii="Arial" w:hAnsi="Arial" w:cs="Arial"/>
        </w:rPr>
        <w:tab/>
        <w:t>205,</w:t>
      </w:r>
      <w:r w:rsidRPr="00F20078">
        <w:rPr>
          <w:rFonts w:ascii="Arial" w:hAnsi="Arial" w:cs="Arial"/>
        </w:rPr>
        <w:tab/>
        <w:t>'22/10/2021'</w:t>
      </w:r>
      <w:r w:rsidRPr="00F20078">
        <w:rPr>
          <w:rFonts w:ascii="Arial" w:hAnsi="Arial" w:cs="Arial"/>
        </w:rPr>
        <w:tab/>
        <w:t>,</w:t>
      </w:r>
      <w:r w:rsidRPr="00F20078">
        <w:rPr>
          <w:rFonts w:ascii="Arial" w:hAnsi="Arial" w:cs="Arial"/>
        </w:rPr>
        <w:tab/>
        <w:t>73855</w:t>
      </w:r>
      <w:r w:rsidRPr="00F20078">
        <w:rPr>
          <w:rFonts w:ascii="Arial" w:hAnsi="Arial" w:cs="Arial"/>
        </w:rPr>
        <w:tab/>
      </w:r>
      <w:r w:rsidRPr="00F20078">
        <w:rPr>
          <w:rFonts w:ascii="Arial" w:hAnsi="Arial" w:cs="Arial"/>
        </w:rPr>
        <w:tab/>
        <w:t>,</w:t>
      </w:r>
      <w:r w:rsidRPr="00F20078">
        <w:rPr>
          <w:rFonts w:ascii="Arial" w:hAnsi="Arial" w:cs="Arial"/>
        </w:rPr>
        <w:tab/>
      </w:r>
      <w:r w:rsidRPr="00F20078">
        <w:rPr>
          <w:rFonts w:ascii="Arial" w:hAnsi="Arial" w:cs="Arial"/>
        </w:rPr>
        <w:tab/>
        <w:t>'02/01/2023',</w:t>
      </w:r>
      <w:r w:rsidRPr="00F20078">
        <w:rPr>
          <w:rFonts w:ascii="Arial" w:hAnsi="Arial" w:cs="Arial"/>
        </w:rPr>
        <w:tab/>
        <w:t>20,</w:t>
      </w:r>
      <w:r w:rsidRPr="00F20078">
        <w:rPr>
          <w:rFonts w:ascii="Arial" w:hAnsi="Arial" w:cs="Arial"/>
        </w:rPr>
        <w:tab/>
        <w:t>1.99,</w:t>
      </w:r>
      <w:r w:rsidRPr="00F20078">
        <w:rPr>
          <w:rFonts w:ascii="Arial" w:hAnsi="Arial" w:cs="Arial"/>
        </w:rPr>
        <w:tab/>
      </w:r>
      <w:r w:rsidRPr="00F20078">
        <w:rPr>
          <w:rFonts w:ascii="Arial" w:hAnsi="Arial" w:cs="Arial"/>
        </w:rPr>
        <w:tab/>
        <w:t>39.00)</w:t>
      </w:r>
      <w:r w:rsidRPr="00F20078">
        <w:rPr>
          <w:rFonts w:ascii="Arial" w:hAnsi="Arial" w:cs="Arial"/>
        </w:rPr>
        <w:tab/>
        <w:t>;</w:t>
      </w:r>
    </w:p>
    <w:p w14:paraId="59BF4296" w14:textId="77777777" w:rsidR="00AD7B90" w:rsidRPr="00F20078" w:rsidRDefault="00AD7B90" w:rsidP="00AD7B90">
      <w:pPr>
        <w:jc w:val="both"/>
        <w:rPr>
          <w:rFonts w:ascii="Arial" w:hAnsi="Arial" w:cs="Arial"/>
        </w:rPr>
      </w:pPr>
    </w:p>
    <w:p w14:paraId="196A6437"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5028</w:t>
      </w:r>
      <w:r w:rsidRPr="00F20078">
        <w:rPr>
          <w:rFonts w:ascii="Arial" w:hAnsi="Arial" w:cs="Arial"/>
        </w:rPr>
        <w:tab/>
        <w:t>,</w:t>
      </w:r>
      <w:r w:rsidRPr="00F20078">
        <w:rPr>
          <w:rFonts w:ascii="Arial" w:hAnsi="Arial" w:cs="Arial"/>
        </w:rPr>
        <w:tab/>
        <w:t>90002</w:t>
      </w:r>
      <w:r w:rsidRPr="00F20078">
        <w:rPr>
          <w:rFonts w:ascii="Arial" w:hAnsi="Arial" w:cs="Arial"/>
        </w:rPr>
        <w:tab/>
        <w:t>,</w:t>
      </w:r>
      <w:r w:rsidRPr="00F20078">
        <w:rPr>
          <w:rFonts w:ascii="Arial" w:hAnsi="Arial" w:cs="Arial"/>
        </w:rPr>
        <w:tab/>
        <w:t>1</w:t>
      </w:r>
      <w:r w:rsidRPr="00F20078">
        <w:rPr>
          <w:rFonts w:ascii="Arial" w:hAnsi="Arial" w:cs="Arial"/>
        </w:rPr>
        <w:tab/>
        <w:t>,</w:t>
      </w:r>
      <w:r w:rsidRPr="00F20078">
        <w:rPr>
          <w:rFonts w:ascii="Arial" w:hAnsi="Arial" w:cs="Arial"/>
        </w:rPr>
        <w:tab/>
        <w:t>260</w:t>
      </w:r>
      <w:r w:rsidRPr="00F20078">
        <w:rPr>
          <w:rFonts w:ascii="Arial" w:hAnsi="Arial" w:cs="Arial"/>
        </w:rPr>
        <w:tab/>
        <w:t>,</w:t>
      </w:r>
      <w:r w:rsidRPr="00F20078">
        <w:rPr>
          <w:rFonts w:ascii="Arial" w:hAnsi="Arial" w:cs="Arial"/>
        </w:rPr>
        <w:tab/>
        <w:t>'22/11/2021'</w:t>
      </w:r>
      <w:r w:rsidRPr="00F20078">
        <w:rPr>
          <w:rFonts w:ascii="Arial" w:hAnsi="Arial" w:cs="Arial"/>
        </w:rPr>
        <w:tab/>
        <w:t>,</w:t>
      </w:r>
      <w:r w:rsidRPr="00F20078">
        <w:rPr>
          <w:rFonts w:ascii="Arial" w:hAnsi="Arial" w:cs="Arial"/>
        </w:rPr>
        <w:tab/>
        <w:t>2370</w:t>
      </w:r>
      <w:r w:rsidRPr="00F20078">
        <w:rPr>
          <w:rFonts w:ascii="Arial" w:hAnsi="Arial" w:cs="Arial"/>
        </w:rPr>
        <w:tab/>
        <w:t>,</w:t>
      </w:r>
      <w:r w:rsidRPr="00F20078">
        <w:rPr>
          <w:rFonts w:ascii="Arial" w:hAnsi="Arial" w:cs="Arial"/>
        </w:rPr>
        <w:tab/>
      </w:r>
      <w:r w:rsidRPr="00F20078">
        <w:rPr>
          <w:rFonts w:ascii="Arial" w:hAnsi="Arial" w:cs="Arial"/>
        </w:rPr>
        <w:tab/>
        <w:t>'31/12/2021'</w:t>
      </w:r>
      <w:r w:rsidRPr="00F20078">
        <w:rPr>
          <w:rFonts w:ascii="Arial" w:hAnsi="Arial" w:cs="Arial"/>
        </w:rPr>
        <w:tab/>
        <w:t>,</w:t>
      </w:r>
      <w:r w:rsidRPr="00F20078">
        <w:rPr>
          <w:rFonts w:ascii="Arial" w:hAnsi="Arial" w:cs="Arial"/>
        </w:rPr>
        <w:tab/>
        <w:t>48</w:t>
      </w:r>
      <w:r w:rsidRPr="00F20078">
        <w:rPr>
          <w:rFonts w:ascii="Arial" w:hAnsi="Arial" w:cs="Arial"/>
        </w:rPr>
        <w:tab/>
        <w:t>,</w:t>
      </w:r>
      <w:r w:rsidRPr="00F20078">
        <w:rPr>
          <w:rFonts w:ascii="Arial" w:hAnsi="Arial" w:cs="Arial"/>
        </w:rPr>
        <w:tab/>
        <w:t>5.60</w:t>
      </w:r>
      <w:r w:rsidRPr="00F20078">
        <w:rPr>
          <w:rFonts w:ascii="Arial" w:hAnsi="Arial" w:cs="Arial"/>
        </w:rPr>
        <w:tab/>
        <w:t>,</w:t>
      </w:r>
      <w:r w:rsidRPr="00F20078">
        <w:rPr>
          <w:rFonts w:ascii="Arial" w:hAnsi="Arial" w:cs="Arial"/>
        </w:rPr>
        <w:tab/>
        <w:t>268.80</w:t>
      </w:r>
      <w:r w:rsidRPr="00F20078">
        <w:rPr>
          <w:rFonts w:ascii="Arial" w:hAnsi="Arial" w:cs="Arial"/>
        </w:rPr>
        <w:tab/>
        <w:t>)</w:t>
      </w:r>
      <w:r w:rsidRPr="00F20078">
        <w:rPr>
          <w:rFonts w:ascii="Arial" w:hAnsi="Arial" w:cs="Arial"/>
        </w:rPr>
        <w:tab/>
        <w:t>;</w:t>
      </w:r>
    </w:p>
    <w:p w14:paraId="21933ECA"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5029</w:t>
      </w:r>
      <w:r w:rsidRPr="00F20078">
        <w:rPr>
          <w:rFonts w:ascii="Arial" w:hAnsi="Arial" w:cs="Arial"/>
        </w:rPr>
        <w:tab/>
        <w:t>,</w:t>
      </w:r>
      <w:r w:rsidRPr="00F20078">
        <w:rPr>
          <w:rFonts w:ascii="Arial" w:hAnsi="Arial" w:cs="Arial"/>
        </w:rPr>
        <w:tab/>
        <w:t>90002</w:t>
      </w:r>
      <w:r w:rsidRPr="00F20078">
        <w:rPr>
          <w:rFonts w:ascii="Arial" w:hAnsi="Arial" w:cs="Arial"/>
        </w:rPr>
        <w:tab/>
        <w:t>,</w:t>
      </w:r>
      <w:r w:rsidRPr="00F20078">
        <w:rPr>
          <w:rFonts w:ascii="Arial" w:hAnsi="Arial" w:cs="Arial"/>
        </w:rPr>
        <w:tab/>
        <w:t>1</w:t>
      </w:r>
      <w:r w:rsidRPr="00F20078">
        <w:rPr>
          <w:rFonts w:ascii="Arial" w:hAnsi="Arial" w:cs="Arial"/>
        </w:rPr>
        <w:tab/>
        <w:t>,</w:t>
      </w:r>
      <w:r w:rsidRPr="00F20078">
        <w:rPr>
          <w:rFonts w:ascii="Arial" w:hAnsi="Arial" w:cs="Arial"/>
        </w:rPr>
        <w:tab/>
        <w:t>246</w:t>
      </w:r>
      <w:r w:rsidRPr="00F20078">
        <w:rPr>
          <w:rFonts w:ascii="Arial" w:hAnsi="Arial" w:cs="Arial"/>
        </w:rPr>
        <w:tab/>
        <w:t>,</w:t>
      </w:r>
      <w:r w:rsidRPr="00F20078">
        <w:rPr>
          <w:rFonts w:ascii="Arial" w:hAnsi="Arial" w:cs="Arial"/>
        </w:rPr>
        <w:tab/>
        <w:t>'22/11/2021'</w:t>
      </w:r>
      <w:r w:rsidRPr="00F20078">
        <w:rPr>
          <w:rFonts w:ascii="Arial" w:hAnsi="Arial" w:cs="Arial"/>
        </w:rPr>
        <w:tab/>
        <w:t>,</w:t>
      </w:r>
      <w:r w:rsidRPr="00F20078">
        <w:rPr>
          <w:rFonts w:ascii="Arial" w:hAnsi="Arial" w:cs="Arial"/>
        </w:rPr>
        <w:tab/>
        <w:t>1282</w:t>
      </w:r>
      <w:r w:rsidRPr="00F20078">
        <w:rPr>
          <w:rFonts w:ascii="Arial" w:hAnsi="Arial" w:cs="Arial"/>
        </w:rPr>
        <w:tab/>
        <w:t>,</w:t>
      </w:r>
      <w:r w:rsidRPr="00F20078">
        <w:rPr>
          <w:rFonts w:ascii="Arial" w:hAnsi="Arial" w:cs="Arial"/>
        </w:rPr>
        <w:tab/>
      </w:r>
      <w:r w:rsidRPr="00F20078">
        <w:rPr>
          <w:rFonts w:ascii="Arial" w:hAnsi="Arial" w:cs="Arial"/>
        </w:rPr>
        <w:tab/>
        <w:t>'31/12/2021'</w:t>
      </w:r>
      <w:r w:rsidRPr="00F20078">
        <w:rPr>
          <w:rFonts w:ascii="Arial" w:hAnsi="Arial" w:cs="Arial"/>
        </w:rPr>
        <w:tab/>
        <w:t>,</w:t>
      </w:r>
      <w:r w:rsidRPr="00F20078">
        <w:rPr>
          <w:rFonts w:ascii="Arial" w:hAnsi="Arial" w:cs="Arial"/>
        </w:rPr>
        <w:tab/>
        <w:t>100</w:t>
      </w:r>
      <w:r w:rsidRPr="00F20078">
        <w:rPr>
          <w:rFonts w:ascii="Arial" w:hAnsi="Arial" w:cs="Arial"/>
        </w:rPr>
        <w:tab/>
        <w:t>,</w:t>
      </w:r>
      <w:r w:rsidRPr="00F20078">
        <w:rPr>
          <w:rFonts w:ascii="Arial" w:hAnsi="Arial" w:cs="Arial"/>
        </w:rPr>
        <w:tab/>
        <w:t>1.99</w:t>
      </w:r>
      <w:r w:rsidRPr="00F20078">
        <w:rPr>
          <w:rFonts w:ascii="Arial" w:hAnsi="Arial" w:cs="Arial"/>
        </w:rPr>
        <w:tab/>
        <w:t>,</w:t>
      </w:r>
      <w:r w:rsidRPr="00F20078">
        <w:rPr>
          <w:rFonts w:ascii="Arial" w:hAnsi="Arial" w:cs="Arial"/>
        </w:rPr>
        <w:tab/>
        <w:t>199.00</w:t>
      </w:r>
      <w:r w:rsidRPr="00F20078">
        <w:rPr>
          <w:rFonts w:ascii="Arial" w:hAnsi="Arial" w:cs="Arial"/>
        </w:rPr>
        <w:tab/>
        <w:t>)</w:t>
      </w:r>
      <w:r w:rsidRPr="00F20078">
        <w:rPr>
          <w:rFonts w:ascii="Arial" w:hAnsi="Arial" w:cs="Arial"/>
        </w:rPr>
        <w:tab/>
        <w:t>;</w:t>
      </w:r>
    </w:p>
    <w:p w14:paraId="28DC96B0"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5030</w:t>
      </w:r>
      <w:r w:rsidRPr="00F20078">
        <w:rPr>
          <w:rFonts w:ascii="Arial" w:hAnsi="Arial" w:cs="Arial"/>
        </w:rPr>
        <w:tab/>
        <w:t>,</w:t>
      </w:r>
      <w:r w:rsidRPr="00F20078">
        <w:rPr>
          <w:rFonts w:ascii="Arial" w:hAnsi="Arial" w:cs="Arial"/>
        </w:rPr>
        <w:tab/>
        <w:t>90002</w:t>
      </w:r>
      <w:r w:rsidRPr="00F20078">
        <w:rPr>
          <w:rFonts w:ascii="Arial" w:hAnsi="Arial" w:cs="Arial"/>
        </w:rPr>
        <w:tab/>
        <w:t>,</w:t>
      </w:r>
      <w:r w:rsidRPr="00F20078">
        <w:rPr>
          <w:rFonts w:ascii="Arial" w:hAnsi="Arial" w:cs="Arial"/>
        </w:rPr>
        <w:tab/>
        <w:t>1</w:t>
      </w:r>
      <w:r w:rsidRPr="00F20078">
        <w:rPr>
          <w:rFonts w:ascii="Arial" w:hAnsi="Arial" w:cs="Arial"/>
        </w:rPr>
        <w:tab/>
        <w:t>,</w:t>
      </w:r>
      <w:r w:rsidRPr="00F20078">
        <w:rPr>
          <w:rFonts w:ascii="Arial" w:hAnsi="Arial" w:cs="Arial"/>
        </w:rPr>
        <w:tab/>
        <w:t>249</w:t>
      </w:r>
      <w:r w:rsidRPr="00F20078">
        <w:rPr>
          <w:rFonts w:ascii="Arial" w:hAnsi="Arial" w:cs="Arial"/>
        </w:rPr>
        <w:tab/>
        <w:t>,</w:t>
      </w:r>
      <w:r w:rsidRPr="00F20078">
        <w:rPr>
          <w:rFonts w:ascii="Arial" w:hAnsi="Arial" w:cs="Arial"/>
        </w:rPr>
        <w:tab/>
        <w:t>'22/11/2021'</w:t>
      </w:r>
      <w:r w:rsidRPr="00F20078">
        <w:rPr>
          <w:rFonts w:ascii="Arial" w:hAnsi="Arial" w:cs="Arial"/>
        </w:rPr>
        <w:tab/>
        <w:t>,</w:t>
      </w:r>
      <w:r w:rsidRPr="00F20078">
        <w:rPr>
          <w:rFonts w:ascii="Arial" w:hAnsi="Arial" w:cs="Arial"/>
        </w:rPr>
        <w:tab/>
        <w:t>3425</w:t>
      </w:r>
      <w:r w:rsidRPr="00F20078">
        <w:rPr>
          <w:rFonts w:ascii="Arial" w:hAnsi="Arial" w:cs="Arial"/>
        </w:rPr>
        <w:tab/>
        <w:t>,</w:t>
      </w:r>
      <w:r w:rsidRPr="00F20078">
        <w:rPr>
          <w:rFonts w:ascii="Arial" w:hAnsi="Arial" w:cs="Arial"/>
        </w:rPr>
        <w:tab/>
      </w:r>
      <w:r w:rsidRPr="00F20078">
        <w:rPr>
          <w:rFonts w:ascii="Arial" w:hAnsi="Arial" w:cs="Arial"/>
        </w:rPr>
        <w:tab/>
        <w:t>'31/12/2021'</w:t>
      </w:r>
      <w:r w:rsidRPr="00F20078">
        <w:rPr>
          <w:rFonts w:ascii="Arial" w:hAnsi="Arial" w:cs="Arial"/>
        </w:rPr>
        <w:tab/>
        <w:t>,</w:t>
      </w:r>
      <w:r w:rsidRPr="00F20078">
        <w:rPr>
          <w:rFonts w:ascii="Arial" w:hAnsi="Arial" w:cs="Arial"/>
        </w:rPr>
        <w:tab/>
        <w:t>100</w:t>
      </w:r>
      <w:r w:rsidRPr="00F20078">
        <w:rPr>
          <w:rFonts w:ascii="Arial" w:hAnsi="Arial" w:cs="Arial"/>
        </w:rPr>
        <w:tab/>
        <w:t>,</w:t>
      </w:r>
      <w:r w:rsidRPr="00F20078">
        <w:rPr>
          <w:rFonts w:ascii="Arial" w:hAnsi="Arial" w:cs="Arial"/>
        </w:rPr>
        <w:tab/>
        <w:t>1.99</w:t>
      </w:r>
      <w:r w:rsidRPr="00F20078">
        <w:rPr>
          <w:rFonts w:ascii="Arial" w:hAnsi="Arial" w:cs="Arial"/>
        </w:rPr>
        <w:tab/>
        <w:t>,</w:t>
      </w:r>
      <w:r w:rsidRPr="00F20078">
        <w:rPr>
          <w:rFonts w:ascii="Arial" w:hAnsi="Arial" w:cs="Arial"/>
        </w:rPr>
        <w:tab/>
        <w:t>199.00</w:t>
      </w:r>
      <w:r w:rsidRPr="00F20078">
        <w:rPr>
          <w:rFonts w:ascii="Arial" w:hAnsi="Arial" w:cs="Arial"/>
        </w:rPr>
        <w:tab/>
        <w:t>)</w:t>
      </w:r>
      <w:r w:rsidRPr="00F20078">
        <w:rPr>
          <w:rFonts w:ascii="Arial" w:hAnsi="Arial" w:cs="Arial"/>
        </w:rPr>
        <w:tab/>
        <w:t>;</w:t>
      </w:r>
    </w:p>
    <w:p w14:paraId="318DA678"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5031</w:t>
      </w:r>
      <w:r w:rsidRPr="00F20078">
        <w:rPr>
          <w:rFonts w:ascii="Arial" w:hAnsi="Arial" w:cs="Arial"/>
        </w:rPr>
        <w:tab/>
        <w:t>,</w:t>
      </w:r>
      <w:r w:rsidRPr="00F20078">
        <w:rPr>
          <w:rFonts w:ascii="Arial" w:hAnsi="Arial" w:cs="Arial"/>
        </w:rPr>
        <w:tab/>
        <w:t>90002</w:t>
      </w:r>
      <w:r w:rsidRPr="00F20078">
        <w:rPr>
          <w:rFonts w:ascii="Arial" w:hAnsi="Arial" w:cs="Arial"/>
        </w:rPr>
        <w:tab/>
        <w:t>,</w:t>
      </w:r>
      <w:r w:rsidRPr="00F20078">
        <w:rPr>
          <w:rFonts w:ascii="Arial" w:hAnsi="Arial" w:cs="Arial"/>
        </w:rPr>
        <w:tab/>
        <w:t>1</w:t>
      </w:r>
      <w:r w:rsidRPr="00F20078">
        <w:rPr>
          <w:rFonts w:ascii="Arial" w:hAnsi="Arial" w:cs="Arial"/>
        </w:rPr>
        <w:tab/>
        <w:t>,</w:t>
      </w:r>
      <w:r w:rsidRPr="00F20078">
        <w:rPr>
          <w:rFonts w:ascii="Arial" w:hAnsi="Arial" w:cs="Arial"/>
        </w:rPr>
        <w:tab/>
        <w:t>258</w:t>
      </w:r>
      <w:r w:rsidRPr="00F20078">
        <w:rPr>
          <w:rFonts w:ascii="Arial" w:hAnsi="Arial" w:cs="Arial"/>
        </w:rPr>
        <w:tab/>
        <w:t>,</w:t>
      </w:r>
      <w:r w:rsidRPr="00F20078">
        <w:rPr>
          <w:rFonts w:ascii="Arial" w:hAnsi="Arial" w:cs="Arial"/>
        </w:rPr>
        <w:tab/>
        <w:t>'22/11/2021'</w:t>
      </w:r>
      <w:r w:rsidRPr="00F20078">
        <w:rPr>
          <w:rFonts w:ascii="Arial" w:hAnsi="Arial" w:cs="Arial"/>
        </w:rPr>
        <w:tab/>
        <w:t>,</w:t>
      </w:r>
      <w:r w:rsidRPr="00F20078">
        <w:rPr>
          <w:rFonts w:ascii="Arial" w:hAnsi="Arial" w:cs="Arial"/>
        </w:rPr>
        <w:tab/>
        <w:t>2070</w:t>
      </w:r>
      <w:r w:rsidRPr="00F20078">
        <w:rPr>
          <w:rFonts w:ascii="Arial" w:hAnsi="Arial" w:cs="Arial"/>
        </w:rPr>
        <w:tab/>
        <w:t>,</w:t>
      </w:r>
      <w:r w:rsidRPr="00F20078">
        <w:rPr>
          <w:rFonts w:ascii="Arial" w:hAnsi="Arial" w:cs="Arial"/>
        </w:rPr>
        <w:tab/>
      </w:r>
      <w:r w:rsidRPr="00F20078">
        <w:rPr>
          <w:rFonts w:ascii="Arial" w:hAnsi="Arial" w:cs="Arial"/>
        </w:rPr>
        <w:tab/>
        <w:t>'31/12/2021'</w:t>
      </w:r>
      <w:r w:rsidRPr="00F20078">
        <w:rPr>
          <w:rFonts w:ascii="Arial" w:hAnsi="Arial" w:cs="Arial"/>
        </w:rPr>
        <w:tab/>
        <w:t>,</w:t>
      </w:r>
      <w:r w:rsidRPr="00F20078">
        <w:rPr>
          <w:rFonts w:ascii="Arial" w:hAnsi="Arial" w:cs="Arial"/>
        </w:rPr>
        <w:tab/>
        <w:t>48</w:t>
      </w:r>
      <w:r w:rsidRPr="00F20078">
        <w:rPr>
          <w:rFonts w:ascii="Arial" w:hAnsi="Arial" w:cs="Arial"/>
        </w:rPr>
        <w:tab/>
        <w:t>,</w:t>
      </w:r>
      <w:r w:rsidRPr="00F20078">
        <w:rPr>
          <w:rFonts w:ascii="Arial" w:hAnsi="Arial" w:cs="Arial"/>
        </w:rPr>
        <w:tab/>
        <w:t>5.60</w:t>
      </w:r>
      <w:r w:rsidRPr="00F20078">
        <w:rPr>
          <w:rFonts w:ascii="Arial" w:hAnsi="Arial" w:cs="Arial"/>
        </w:rPr>
        <w:tab/>
        <w:t>,</w:t>
      </w:r>
      <w:r w:rsidRPr="00F20078">
        <w:rPr>
          <w:rFonts w:ascii="Arial" w:hAnsi="Arial" w:cs="Arial"/>
        </w:rPr>
        <w:tab/>
        <w:t>268.80</w:t>
      </w:r>
      <w:r w:rsidRPr="00F20078">
        <w:rPr>
          <w:rFonts w:ascii="Arial" w:hAnsi="Arial" w:cs="Arial"/>
        </w:rPr>
        <w:tab/>
        <w:t>)</w:t>
      </w:r>
      <w:r w:rsidRPr="00F20078">
        <w:rPr>
          <w:rFonts w:ascii="Arial" w:hAnsi="Arial" w:cs="Arial"/>
        </w:rPr>
        <w:tab/>
        <w:t>;</w:t>
      </w:r>
    </w:p>
    <w:p w14:paraId="22381CD7" w14:textId="77777777" w:rsidR="00AD7B90" w:rsidRPr="00F20078" w:rsidRDefault="00AD7B90" w:rsidP="00AD7B90">
      <w:pPr>
        <w:jc w:val="both"/>
        <w:rPr>
          <w:rFonts w:ascii="Arial" w:hAnsi="Arial" w:cs="Arial"/>
        </w:rPr>
      </w:pPr>
      <w:r w:rsidRPr="00F20078">
        <w:rPr>
          <w:rFonts w:ascii="Arial" w:hAnsi="Arial" w:cs="Arial"/>
        </w:rPr>
        <w:t>INSERT INTO fornecimento VALUES (</w:t>
      </w:r>
      <w:r w:rsidRPr="00F20078">
        <w:rPr>
          <w:rFonts w:ascii="Arial" w:hAnsi="Arial" w:cs="Arial"/>
        </w:rPr>
        <w:tab/>
        <w:t>5032</w:t>
      </w:r>
      <w:r w:rsidRPr="00F20078">
        <w:rPr>
          <w:rFonts w:ascii="Arial" w:hAnsi="Arial" w:cs="Arial"/>
        </w:rPr>
        <w:tab/>
        <w:t>,</w:t>
      </w:r>
      <w:r w:rsidRPr="00F20078">
        <w:rPr>
          <w:rFonts w:ascii="Arial" w:hAnsi="Arial" w:cs="Arial"/>
        </w:rPr>
        <w:tab/>
        <w:t>90002</w:t>
      </w:r>
      <w:r w:rsidRPr="00F20078">
        <w:rPr>
          <w:rFonts w:ascii="Arial" w:hAnsi="Arial" w:cs="Arial"/>
        </w:rPr>
        <w:tab/>
        <w:t>,</w:t>
      </w:r>
      <w:r w:rsidRPr="00F20078">
        <w:rPr>
          <w:rFonts w:ascii="Arial" w:hAnsi="Arial" w:cs="Arial"/>
        </w:rPr>
        <w:tab/>
        <w:t>1</w:t>
      </w:r>
      <w:r w:rsidRPr="00F20078">
        <w:rPr>
          <w:rFonts w:ascii="Arial" w:hAnsi="Arial" w:cs="Arial"/>
        </w:rPr>
        <w:tab/>
        <w:t>,</w:t>
      </w:r>
      <w:r w:rsidRPr="00F20078">
        <w:rPr>
          <w:rFonts w:ascii="Arial" w:hAnsi="Arial" w:cs="Arial"/>
        </w:rPr>
        <w:tab/>
        <w:t>254</w:t>
      </w:r>
      <w:r w:rsidRPr="00F20078">
        <w:rPr>
          <w:rFonts w:ascii="Arial" w:hAnsi="Arial" w:cs="Arial"/>
        </w:rPr>
        <w:tab/>
        <w:t>,</w:t>
      </w:r>
      <w:r w:rsidRPr="00F20078">
        <w:rPr>
          <w:rFonts w:ascii="Arial" w:hAnsi="Arial" w:cs="Arial"/>
        </w:rPr>
        <w:tab/>
        <w:t>'22/11/2021'</w:t>
      </w:r>
      <w:r w:rsidRPr="00F20078">
        <w:rPr>
          <w:rFonts w:ascii="Arial" w:hAnsi="Arial" w:cs="Arial"/>
        </w:rPr>
        <w:tab/>
        <w:t>,</w:t>
      </w:r>
      <w:r w:rsidRPr="00F20078">
        <w:rPr>
          <w:rFonts w:ascii="Arial" w:hAnsi="Arial" w:cs="Arial"/>
        </w:rPr>
        <w:tab/>
        <w:t>2170</w:t>
      </w:r>
      <w:r w:rsidRPr="00F20078">
        <w:rPr>
          <w:rFonts w:ascii="Arial" w:hAnsi="Arial" w:cs="Arial"/>
        </w:rPr>
        <w:tab/>
        <w:t>,</w:t>
      </w:r>
      <w:r w:rsidRPr="00F20078">
        <w:rPr>
          <w:rFonts w:ascii="Arial" w:hAnsi="Arial" w:cs="Arial"/>
        </w:rPr>
        <w:tab/>
      </w:r>
      <w:r w:rsidRPr="00F20078">
        <w:rPr>
          <w:rFonts w:ascii="Arial" w:hAnsi="Arial" w:cs="Arial"/>
        </w:rPr>
        <w:tab/>
        <w:t>'31/12/2021'</w:t>
      </w:r>
      <w:r w:rsidRPr="00F20078">
        <w:rPr>
          <w:rFonts w:ascii="Arial" w:hAnsi="Arial" w:cs="Arial"/>
        </w:rPr>
        <w:tab/>
        <w:t>,</w:t>
      </w:r>
      <w:r w:rsidRPr="00F20078">
        <w:rPr>
          <w:rFonts w:ascii="Arial" w:hAnsi="Arial" w:cs="Arial"/>
        </w:rPr>
        <w:tab/>
        <w:t>48</w:t>
      </w:r>
      <w:r w:rsidRPr="00F20078">
        <w:rPr>
          <w:rFonts w:ascii="Arial" w:hAnsi="Arial" w:cs="Arial"/>
        </w:rPr>
        <w:tab/>
        <w:t>,</w:t>
      </w:r>
      <w:r w:rsidRPr="00F20078">
        <w:rPr>
          <w:rFonts w:ascii="Arial" w:hAnsi="Arial" w:cs="Arial"/>
        </w:rPr>
        <w:tab/>
        <w:t>5.00</w:t>
      </w:r>
      <w:r w:rsidRPr="00F20078">
        <w:rPr>
          <w:rFonts w:ascii="Arial" w:hAnsi="Arial" w:cs="Arial"/>
        </w:rPr>
        <w:tab/>
        <w:t>,</w:t>
      </w:r>
      <w:r w:rsidRPr="00F20078">
        <w:rPr>
          <w:rFonts w:ascii="Arial" w:hAnsi="Arial" w:cs="Arial"/>
        </w:rPr>
        <w:tab/>
        <w:t>240.00</w:t>
      </w:r>
      <w:r w:rsidRPr="00F20078">
        <w:rPr>
          <w:rFonts w:ascii="Arial" w:hAnsi="Arial" w:cs="Arial"/>
        </w:rPr>
        <w:tab/>
        <w:t>)</w:t>
      </w:r>
      <w:r w:rsidRPr="00F20078">
        <w:rPr>
          <w:rFonts w:ascii="Arial" w:hAnsi="Arial" w:cs="Arial"/>
        </w:rPr>
        <w:tab/>
        <w:t>;</w:t>
      </w:r>
    </w:p>
    <w:p w14:paraId="5DB73660" w14:textId="77777777" w:rsidR="00AD7B90" w:rsidRPr="00F20078" w:rsidRDefault="00AD7B90" w:rsidP="00AD7B90">
      <w:pPr>
        <w:jc w:val="both"/>
        <w:rPr>
          <w:rFonts w:ascii="Arial" w:hAnsi="Arial" w:cs="Arial"/>
        </w:rPr>
      </w:pPr>
    </w:p>
    <w:p w14:paraId="58ADEBA6" w14:textId="77777777" w:rsidR="00AD7B90" w:rsidRPr="00F20078" w:rsidRDefault="00AD7B90" w:rsidP="00AD7B90">
      <w:pPr>
        <w:jc w:val="both"/>
        <w:rPr>
          <w:rFonts w:ascii="Arial" w:hAnsi="Arial" w:cs="Arial"/>
          <w:lang w:val="pt-BR"/>
        </w:rPr>
      </w:pPr>
      <w:r w:rsidRPr="00F20078">
        <w:rPr>
          <w:rFonts w:ascii="Arial" w:hAnsi="Arial" w:cs="Arial"/>
          <w:lang w:val="pt-BR"/>
        </w:rPr>
        <w:t>/*ID PEDIDO, NUM NOTA, DATA, VALOR T*</w:t>
      </w:r>
      <w:proofErr w:type="gramStart"/>
      <w:r w:rsidRPr="00F20078">
        <w:rPr>
          <w:rFonts w:ascii="Arial" w:hAnsi="Arial" w:cs="Arial"/>
          <w:lang w:val="pt-BR"/>
        </w:rPr>
        <w:t>/</w:t>
      </w:r>
      <w:proofErr w:type="gramEnd"/>
    </w:p>
    <w:p w14:paraId="233612ED" w14:textId="77777777" w:rsidR="00AD7B90" w:rsidRPr="00F20078" w:rsidRDefault="00AD7B90" w:rsidP="00AD7B90">
      <w:pPr>
        <w:jc w:val="both"/>
        <w:rPr>
          <w:rFonts w:ascii="Arial" w:hAnsi="Arial" w:cs="Arial"/>
          <w:lang w:val="pt-BR"/>
        </w:rPr>
      </w:pPr>
    </w:p>
    <w:p w14:paraId="6C80DCD8" w14:textId="77777777" w:rsidR="00AD7B90" w:rsidRPr="00F20078" w:rsidRDefault="00AD7B90" w:rsidP="00AD7B90">
      <w:pPr>
        <w:jc w:val="both"/>
        <w:rPr>
          <w:rFonts w:ascii="Arial" w:hAnsi="Arial" w:cs="Arial"/>
          <w:b/>
          <w:lang w:val="pt-BR"/>
        </w:rPr>
      </w:pPr>
      <w:r w:rsidRPr="00F20078">
        <w:rPr>
          <w:rFonts w:ascii="Arial" w:hAnsi="Arial" w:cs="Arial"/>
          <w:b/>
          <w:lang w:val="pt-BR"/>
        </w:rPr>
        <w:t>-- População tabela pedido e tabela item</w:t>
      </w:r>
    </w:p>
    <w:p w14:paraId="26A54700" w14:textId="77777777" w:rsidR="00AD7B90" w:rsidRPr="00F20078" w:rsidRDefault="00AD7B90" w:rsidP="00AD7B90">
      <w:pPr>
        <w:jc w:val="both"/>
        <w:rPr>
          <w:rFonts w:ascii="Arial" w:hAnsi="Arial" w:cs="Arial"/>
          <w:b/>
          <w:lang w:val="pt-BR"/>
        </w:rPr>
      </w:pPr>
    </w:p>
    <w:p w14:paraId="2DA1A0A5" w14:textId="77777777" w:rsidR="00AD7B90" w:rsidRPr="00F20078" w:rsidRDefault="00AD7B90" w:rsidP="00AD7B90">
      <w:pPr>
        <w:jc w:val="both"/>
        <w:rPr>
          <w:rFonts w:ascii="Arial" w:hAnsi="Arial" w:cs="Arial"/>
        </w:rPr>
      </w:pPr>
      <w:r w:rsidRPr="00F20078">
        <w:rPr>
          <w:rFonts w:ascii="Arial" w:hAnsi="Arial" w:cs="Arial"/>
        </w:rPr>
        <w:t xml:space="preserve">INSERT INTO pedido VALUES </w:t>
      </w:r>
      <w:proofErr w:type="gramStart"/>
      <w:r w:rsidRPr="00F20078">
        <w:rPr>
          <w:rFonts w:ascii="Arial" w:hAnsi="Arial" w:cs="Arial"/>
        </w:rPr>
        <w:t>( 1</w:t>
      </w:r>
      <w:proofErr w:type="gramEnd"/>
      <w:r w:rsidRPr="00F20078">
        <w:rPr>
          <w:rFonts w:ascii="Arial" w:hAnsi="Arial" w:cs="Arial"/>
        </w:rPr>
        <w:t>, 100.000, '01-05-2021', 199.9)</w:t>
      </w:r>
    </w:p>
    <w:p w14:paraId="2C9CA505"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( 300</w:t>
      </w:r>
      <w:proofErr w:type="gramEnd"/>
      <w:r w:rsidRPr="00F20078">
        <w:rPr>
          <w:rFonts w:ascii="Arial" w:hAnsi="Arial" w:cs="Arial"/>
        </w:rPr>
        <w:t>, 1, 124, 10, 3.50, 100.000)</w:t>
      </w:r>
    </w:p>
    <w:p w14:paraId="10738ACF"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( 301</w:t>
      </w:r>
      <w:proofErr w:type="gramEnd"/>
      <w:r w:rsidRPr="00F20078">
        <w:rPr>
          <w:rFonts w:ascii="Arial" w:hAnsi="Arial" w:cs="Arial"/>
        </w:rPr>
        <w:t>, 1, 129, 5, 3.50, 100.000)</w:t>
      </w:r>
    </w:p>
    <w:p w14:paraId="3BA0E072"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( 302</w:t>
      </w:r>
      <w:proofErr w:type="gramEnd"/>
      <w:r w:rsidRPr="00F20078">
        <w:rPr>
          <w:rFonts w:ascii="Arial" w:hAnsi="Arial" w:cs="Arial"/>
        </w:rPr>
        <w:t>, 1, 130, 5, 3.50, 100.000)</w:t>
      </w:r>
    </w:p>
    <w:p w14:paraId="25CF4690"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( 303</w:t>
      </w:r>
      <w:proofErr w:type="gramEnd"/>
      <w:r w:rsidRPr="00F20078">
        <w:rPr>
          <w:rFonts w:ascii="Arial" w:hAnsi="Arial" w:cs="Arial"/>
        </w:rPr>
        <w:t>, 1, 132, 10, 2.99, 100.000)</w:t>
      </w:r>
    </w:p>
    <w:p w14:paraId="1BD2D14A"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( 304</w:t>
      </w:r>
      <w:proofErr w:type="gramEnd"/>
      <w:r w:rsidRPr="00F20078">
        <w:rPr>
          <w:rFonts w:ascii="Arial" w:hAnsi="Arial" w:cs="Arial"/>
        </w:rPr>
        <w:t>, 1, 158, 25, 4.00, 100.000)</w:t>
      </w:r>
    </w:p>
    <w:p w14:paraId="01B3C899" w14:textId="77777777" w:rsidR="00AD7B90" w:rsidRPr="00F20078" w:rsidRDefault="00AD7B90" w:rsidP="00AD7B90">
      <w:pPr>
        <w:jc w:val="both"/>
        <w:rPr>
          <w:rFonts w:ascii="Arial" w:hAnsi="Arial" w:cs="Arial"/>
        </w:rPr>
      </w:pPr>
    </w:p>
    <w:p w14:paraId="69233859" w14:textId="77777777" w:rsidR="00AD7B90" w:rsidRPr="00F20078" w:rsidRDefault="00AD7B90" w:rsidP="00AD7B90">
      <w:pPr>
        <w:jc w:val="both"/>
        <w:rPr>
          <w:rFonts w:ascii="Arial" w:hAnsi="Arial" w:cs="Arial"/>
        </w:rPr>
      </w:pPr>
      <w:r w:rsidRPr="00F20078">
        <w:rPr>
          <w:rFonts w:ascii="Arial" w:hAnsi="Arial" w:cs="Arial"/>
        </w:rPr>
        <w:t xml:space="preserve">INSERT INTO pedido VALUES </w:t>
      </w:r>
      <w:proofErr w:type="gramStart"/>
      <w:r w:rsidRPr="00F20078">
        <w:rPr>
          <w:rFonts w:ascii="Arial" w:hAnsi="Arial" w:cs="Arial"/>
        </w:rPr>
        <w:t>( 2</w:t>
      </w:r>
      <w:proofErr w:type="gramEnd"/>
      <w:r w:rsidRPr="00F20078">
        <w:rPr>
          <w:rFonts w:ascii="Arial" w:hAnsi="Arial" w:cs="Arial"/>
        </w:rPr>
        <w:t>, 101.000, '01-06-2021', 31.47)</w:t>
      </w:r>
    </w:p>
    <w:p w14:paraId="073592F8"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( 305</w:t>
      </w:r>
      <w:proofErr w:type="gramEnd"/>
      <w:r w:rsidRPr="00F20078">
        <w:rPr>
          <w:rFonts w:ascii="Arial" w:hAnsi="Arial" w:cs="Arial"/>
        </w:rPr>
        <w:t>, 2, 129, 1, 3.50, 101.000)</w:t>
      </w:r>
    </w:p>
    <w:p w14:paraId="2D53D60A"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( 306</w:t>
      </w:r>
      <w:proofErr w:type="gramEnd"/>
      <w:r w:rsidRPr="00F20078">
        <w:rPr>
          <w:rFonts w:ascii="Arial" w:hAnsi="Arial" w:cs="Arial"/>
        </w:rPr>
        <w:t>, 2, 130, 2, 3.50, 101.000)</w:t>
      </w:r>
    </w:p>
    <w:p w14:paraId="0446FBFA"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( 307</w:t>
      </w:r>
      <w:proofErr w:type="gramEnd"/>
      <w:r w:rsidRPr="00F20078">
        <w:rPr>
          <w:rFonts w:ascii="Arial" w:hAnsi="Arial" w:cs="Arial"/>
        </w:rPr>
        <w:t>, 2, 132, 3, 2.99, 101.000)</w:t>
      </w:r>
    </w:p>
    <w:p w14:paraId="323D5E18"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( 308</w:t>
      </w:r>
      <w:proofErr w:type="gramEnd"/>
      <w:r w:rsidRPr="00F20078">
        <w:rPr>
          <w:rFonts w:ascii="Arial" w:hAnsi="Arial" w:cs="Arial"/>
        </w:rPr>
        <w:t>, 2, 158, 2, 4.00, 101.000)</w:t>
      </w:r>
    </w:p>
    <w:p w14:paraId="774F8200"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( 309</w:t>
      </w:r>
      <w:proofErr w:type="gramEnd"/>
      <w:r w:rsidRPr="00F20078">
        <w:rPr>
          <w:rFonts w:ascii="Arial" w:hAnsi="Arial" w:cs="Arial"/>
        </w:rPr>
        <w:t>, 2, 159, 1, 4.00, 101.000)</w:t>
      </w:r>
    </w:p>
    <w:p w14:paraId="403B3E8C" w14:textId="77777777" w:rsidR="00AD7B90" w:rsidRPr="00F20078" w:rsidRDefault="00AD7B90" w:rsidP="00AD7B90">
      <w:pPr>
        <w:jc w:val="both"/>
        <w:rPr>
          <w:rFonts w:ascii="Arial" w:hAnsi="Arial" w:cs="Arial"/>
        </w:rPr>
      </w:pPr>
    </w:p>
    <w:p w14:paraId="3BDB6723" w14:textId="77777777" w:rsidR="00AD7B90" w:rsidRPr="00F20078" w:rsidRDefault="00AD7B90" w:rsidP="00AD7B90">
      <w:pPr>
        <w:jc w:val="both"/>
        <w:rPr>
          <w:rFonts w:ascii="Arial" w:hAnsi="Arial" w:cs="Arial"/>
        </w:rPr>
      </w:pPr>
      <w:r w:rsidRPr="00F20078">
        <w:rPr>
          <w:rFonts w:ascii="Arial" w:hAnsi="Arial" w:cs="Arial"/>
        </w:rPr>
        <w:t xml:space="preserve">INSERT INTO pedido VALUES </w:t>
      </w:r>
      <w:proofErr w:type="gramStart"/>
      <w:r w:rsidRPr="00F20078">
        <w:rPr>
          <w:rFonts w:ascii="Arial" w:hAnsi="Arial" w:cs="Arial"/>
        </w:rPr>
        <w:t>( 3</w:t>
      </w:r>
      <w:proofErr w:type="gramEnd"/>
      <w:r w:rsidRPr="00F20078">
        <w:rPr>
          <w:rFonts w:ascii="Arial" w:hAnsi="Arial" w:cs="Arial"/>
        </w:rPr>
        <w:t>, 102.000, '01-07-2021', 19.29)</w:t>
      </w:r>
    </w:p>
    <w:p w14:paraId="6B10813B"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( 310</w:t>
      </w:r>
      <w:proofErr w:type="gramEnd"/>
      <w:r w:rsidRPr="00F20078">
        <w:rPr>
          <w:rFonts w:ascii="Arial" w:hAnsi="Arial" w:cs="Arial"/>
        </w:rPr>
        <w:t>, 3, 130, 1, 3.50, 102.000)</w:t>
      </w:r>
    </w:p>
    <w:p w14:paraId="733A9444"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( 311</w:t>
      </w:r>
      <w:proofErr w:type="gramEnd"/>
      <w:r w:rsidRPr="00F20078">
        <w:rPr>
          <w:rFonts w:ascii="Arial" w:hAnsi="Arial" w:cs="Arial"/>
        </w:rPr>
        <w:t>, 3, 132, 1, 2.99, 102.000)</w:t>
      </w:r>
    </w:p>
    <w:p w14:paraId="2956DAD5"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( 312</w:t>
      </w:r>
      <w:proofErr w:type="gramEnd"/>
      <w:r w:rsidRPr="00F20078">
        <w:rPr>
          <w:rFonts w:ascii="Arial" w:hAnsi="Arial" w:cs="Arial"/>
        </w:rPr>
        <w:t>, 3, 158, 1, 4.00, 102.000)</w:t>
      </w:r>
    </w:p>
    <w:p w14:paraId="0415E70A"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( 313</w:t>
      </w:r>
      <w:proofErr w:type="gramEnd"/>
      <w:r w:rsidRPr="00F20078">
        <w:rPr>
          <w:rFonts w:ascii="Arial" w:hAnsi="Arial" w:cs="Arial"/>
        </w:rPr>
        <w:t>, 3, 159, 1, 4.00, 102.000)</w:t>
      </w:r>
    </w:p>
    <w:p w14:paraId="574D0CF3"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( 314</w:t>
      </w:r>
      <w:proofErr w:type="gramEnd"/>
      <w:r w:rsidRPr="00F20078">
        <w:rPr>
          <w:rFonts w:ascii="Arial" w:hAnsi="Arial" w:cs="Arial"/>
        </w:rPr>
        <w:t>, 3, 160, 1, 6.00, 102.000)</w:t>
      </w:r>
    </w:p>
    <w:p w14:paraId="41F6A776" w14:textId="77777777" w:rsidR="00AD7B90" w:rsidRPr="00F20078" w:rsidRDefault="00AD7B90" w:rsidP="00AD7B90">
      <w:pPr>
        <w:jc w:val="both"/>
        <w:rPr>
          <w:rFonts w:ascii="Arial" w:hAnsi="Arial" w:cs="Arial"/>
        </w:rPr>
      </w:pPr>
    </w:p>
    <w:p w14:paraId="2E8323E6" w14:textId="77777777" w:rsidR="00AD7B90" w:rsidRPr="00F20078" w:rsidRDefault="00AD7B90" w:rsidP="00AD7B90">
      <w:pPr>
        <w:jc w:val="both"/>
        <w:rPr>
          <w:rFonts w:ascii="Arial" w:hAnsi="Arial" w:cs="Arial"/>
        </w:rPr>
      </w:pPr>
      <w:r w:rsidRPr="00F20078">
        <w:rPr>
          <w:rFonts w:ascii="Arial" w:hAnsi="Arial" w:cs="Arial"/>
        </w:rPr>
        <w:t xml:space="preserve">INSERT INTO pedido VALUES </w:t>
      </w:r>
      <w:proofErr w:type="gramStart"/>
      <w:r w:rsidRPr="00F20078">
        <w:rPr>
          <w:rFonts w:ascii="Arial" w:hAnsi="Arial" w:cs="Arial"/>
        </w:rPr>
        <w:t>( 4</w:t>
      </w:r>
      <w:proofErr w:type="gramEnd"/>
      <w:r w:rsidRPr="00F20078">
        <w:rPr>
          <w:rFonts w:ascii="Arial" w:hAnsi="Arial" w:cs="Arial"/>
        </w:rPr>
        <w:t>, 103.000, '01-08-2021', 33.98)</w:t>
      </w:r>
    </w:p>
    <w:p w14:paraId="7804F3B6"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( 315</w:t>
      </w:r>
      <w:proofErr w:type="gramEnd"/>
      <w:r w:rsidRPr="00F20078">
        <w:rPr>
          <w:rFonts w:ascii="Arial" w:hAnsi="Arial" w:cs="Arial"/>
        </w:rPr>
        <w:t>, 4, 132, 2, 2.99, 103.000)</w:t>
      </w:r>
    </w:p>
    <w:p w14:paraId="7106800E"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( 316</w:t>
      </w:r>
      <w:proofErr w:type="gramEnd"/>
      <w:r w:rsidRPr="00F20078">
        <w:rPr>
          <w:rFonts w:ascii="Arial" w:hAnsi="Arial" w:cs="Arial"/>
        </w:rPr>
        <w:t>, 4, 158, 3, 4.00, 103.000)</w:t>
      </w:r>
    </w:p>
    <w:p w14:paraId="216B8B81" w14:textId="77777777" w:rsidR="00AD7B90" w:rsidRPr="00F20078" w:rsidRDefault="00AD7B90" w:rsidP="00AD7B90">
      <w:pPr>
        <w:jc w:val="both"/>
        <w:rPr>
          <w:rFonts w:ascii="Arial" w:hAnsi="Arial" w:cs="Arial"/>
        </w:rPr>
      </w:pPr>
      <w:r w:rsidRPr="00F20078">
        <w:rPr>
          <w:rFonts w:ascii="Arial" w:hAnsi="Arial" w:cs="Arial"/>
        </w:rPr>
        <w:lastRenderedPageBreak/>
        <w:t xml:space="preserve">INSERT INTO item VALUES </w:t>
      </w:r>
      <w:proofErr w:type="gramStart"/>
      <w:r w:rsidRPr="00F20078">
        <w:rPr>
          <w:rFonts w:ascii="Arial" w:hAnsi="Arial" w:cs="Arial"/>
        </w:rPr>
        <w:t>( 317</w:t>
      </w:r>
      <w:proofErr w:type="gramEnd"/>
      <w:r w:rsidRPr="00F20078">
        <w:rPr>
          <w:rFonts w:ascii="Arial" w:hAnsi="Arial" w:cs="Arial"/>
        </w:rPr>
        <w:t>, 4, 159, 1, 4.00, 103.000)</w:t>
      </w:r>
    </w:p>
    <w:p w14:paraId="35D3956D"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( 318</w:t>
      </w:r>
      <w:proofErr w:type="gramEnd"/>
      <w:r w:rsidRPr="00F20078">
        <w:rPr>
          <w:rFonts w:ascii="Arial" w:hAnsi="Arial" w:cs="Arial"/>
        </w:rPr>
        <w:t>, 4, 160, 1, 6.00, 103.000)</w:t>
      </w:r>
    </w:p>
    <w:p w14:paraId="11184DF8"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( 319</w:t>
      </w:r>
      <w:proofErr w:type="gramEnd"/>
      <w:r w:rsidRPr="00F20078">
        <w:rPr>
          <w:rFonts w:ascii="Arial" w:hAnsi="Arial" w:cs="Arial"/>
        </w:rPr>
        <w:t>, 4, 168, 2, 3.00, 103.000)</w:t>
      </w:r>
    </w:p>
    <w:p w14:paraId="6C73CEA0" w14:textId="77777777" w:rsidR="00AD7B90" w:rsidRPr="00F20078" w:rsidRDefault="00AD7B90" w:rsidP="00AD7B90">
      <w:pPr>
        <w:jc w:val="both"/>
        <w:rPr>
          <w:rFonts w:ascii="Arial" w:hAnsi="Arial" w:cs="Arial"/>
        </w:rPr>
      </w:pPr>
    </w:p>
    <w:p w14:paraId="31CABE6C" w14:textId="77777777" w:rsidR="00AD7B90" w:rsidRPr="00F20078" w:rsidRDefault="00AD7B90" w:rsidP="00AD7B90">
      <w:pPr>
        <w:jc w:val="both"/>
        <w:rPr>
          <w:rFonts w:ascii="Arial" w:hAnsi="Arial" w:cs="Arial"/>
        </w:rPr>
      </w:pPr>
      <w:r w:rsidRPr="00F20078">
        <w:rPr>
          <w:rFonts w:ascii="Arial" w:hAnsi="Arial" w:cs="Arial"/>
        </w:rPr>
        <w:t xml:space="preserve">INSERT INTO pedido VALUES </w:t>
      </w:r>
      <w:proofErr w:type="gramStart"/>
      <w:r w:rsidRPr="00F20078">
        <w:rPr>
          <w:rFonts w:ascii="Arial" w:hAnsi="Arial" w:cs="Arial"/>
        </w:rPr>
        <w:t>( 5</w:t>
      </w:r>
      <w:proofErr w:type="gramEnd"/>
      <w:r w:rsidRPr="00F20078">
        <w:rPr>
          <w:rFonts w:ascii="Arial" w:hAnsi="Arial" w:cs="Arial"/>
        </w:rPr>
        <w:t>, 104.000, '01-09-2021', 26.99)</w:t>
      </w:r>
    </w:p>
    <w:p w14:paraId="49F7F719"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( 320</w:t>
      </w:r>
      <w:proofErr w:type="gramEnd"/>
      <w:r w:rsidRPr="00F20078">
        <w:rPr>
          <w:rFonts w:ascii="Arial" w:hAnsi="Arial" w:cs="Arial"/>
        </w:rPr>
        <w:t>, 5, 158, 1, 4.00, 104.000)</w:t>
      </w:r>
    </w:p>
    <w:p w14:paraId="48CF46F5"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( 321</w:t>
      </w:r>
      <w:proofErr w:type="gramEnd"/>
      <w:r w:rsidRPr="00F20078">
        <w:rPr>
          <w:rFonts w:ascii="Arial" w:hAnsi="Arial" w:cs="Arial"/>
        </w:rPr>
        <w:t>, 5, 159, 2, 4.00, 104.000)</w:t>
      </w:r>
    </w:p>
    <w:p w14:paraId="52E20CC7"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( 322</w:t>
      </w:r>
      <w:proofErr w:type="gramEnd"/>
      <w:r w:rsidRPr="00F20078">
        <w:rPr>
          <w:rFonts w:ascii="Arial" w:hAnsi="Arial" w:cs="Arial"/>
        </w:rPr>
        <w:t>, 5, 160, 1, 6.00, 104.000)</w:t>
      </w:r>
    </w:p>
    <w:p w14:paraId="45111E16"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( 323</w:t>
      </w:r>
      <w:proofErr w:type="gramEnd"/>
      <w:r w:rsidRPr="00F20078">
        <w:rPr>
          <w:rFonts w:ascii="Arial" w:hAnsi="Arial" w:cs="Arial"/>
        </w:rPr>
        <w:t>, 5, 168, 2, 3.00, 104.000)</w:t>
      </w:r>
    </w:p>
    <w:p w14:paraId="3CBC0C22"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( 324</w:t>
      </w:r>
      <w:proofErr w:type="gramEnd"/>
      <w:r w:rsidRPr="00F20078">
        <w:rPr>
          <w:rFonts w:ascii="Arial" w:hAnsi="Arial" w:cs="Arial"/>
        </w:rPr>
        <w:t>, 5, 210, 1, 2.99, 104.000)</w:t>
      </w:r>
    </w:p>
    <w:p w14:paraId="152A3B89" w14:textId="77777777" w:rsidR="00AD7B90" w:rsidRPr="00F20078" w:rsidRDefault="00AD7B90" w:rsidP="00AD7B90">
      <w:pPr>
        <w:jc w:val="both"/>
        <w:rPr>
          <w:rFonts w:ascii="Arial" w:hAnsi="Arial" w:cs="Arial"/>
        </w:rPr>
      </w:pPr>
    </w:p>
    <w:p w14:paraId="103ABFAE" w14:textId="77777777" w:rsidR="00AD7B90" w:rsidRPr="00F20078" w:rsidRDefault="00AD7B90" w:rsidP="00AD7B90">
      <w:pPr>
        <w:jc w:val="both"/>
        <w:rPr>
          <w:rFonts w:ascii="Arial" w:hAnsi="Arial" w:cs="Arial"/>
        </w:rPr>
      </w:pPr>
      <w:r w:rsidRPr="00F20078">
        <w:rPr>
          <w:rFonts w:ascii="Arial" w:hAnsi="Arial" w:cs="Arial"/>
        </w:rPr>
        <w:t xml:space="preserve">INSERT INTO pedido VALUES </w:t>
      </w:r>
      <w:proofErr w:type="gramStart"/>
      <w:r w:rsidRPr="00F20078">
        <w:rPr>
          <w:rFonts w:ascii="Arial" w:hAnsi="Arial" w:cs="Arial"/>
        </w:rPr>
        <w:t>( 6</w:t>
      </w:r>
      <w:proofErr w:type="gramEnd"/>
      <w:r w:rsidRPr="00F20078">
        <w:rPr>
          <w:rFonts w:ascii="Arial" w:hAnsi="Arial" w:cs="Arial"/>
        </w:rPr>
        <w:t>, 105.000, '01-10-2021', 28.99)</w:t>
      </w:r>
    </w:p>
    <w:p w14:paraId="38D81F92"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( 325</w:t>
      </w:r>
      <w:proofErr w:type="gramEnd"/>
      <w:r w:rsidRPr="00F20078">
        <w:rPr>
          <w:rFonts w:ascii="Arial" w:hAnsi="Arial" w:cs="Arial"/>
        </w:rPr>
        <w:t>, 6, 159, 2, 4.00, 105.000)</w:t>
      </w:r>
    </w:p>
    <w:p w14:paraId="56400811"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( 326</w:t>
      </w:r>
      <w:proofErr w:type="gramEnd"/>
      <w:r w:rsidRPr="00F20078">
        <w:rPr>
          <w:rFonts w:ascii="Arial" w:hAnsi="Arial" w:cs="Arial"/>
        </w:rPr>
        <w:t>, 6, 160, 1, 6.00, 105.000)</w:t>
      </w:r>
    </w:p>
    <w:p w14:paraId="718260D2"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( 327</w:t>
      </w:r>
      <w:proofErr w:type="gramEnd"/>
      <w:r w:rsidRPr="00F20078">
        <w:rPr>
          <w:rFonts w:ascii="Arial" w:hAnsi="Arial" w:cs="Arial"/>
        </w:rPr>
        <w:t>, 6, 168, 2, 3.00, 105.000)</w:t>
      </w:r>
    </w:p>
    <w:p w14:paraId="31C940AA"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( 328</w:t>
      </w:r>
      <w:proofErr w:type="gramEnd"/>
      <w:r w:rsidRPr="00F20078">
        <w:rPr>
          <w:rFonts w:ascii="Arial" w:hAnsi="Arial" w:cs="Arial"/>
        </w:rPr>
        <w:t>, 6, 210, 1, 2.99, 105.000)</w:t>
      </w:r>
    </w:p>
    <w:p w14:paraId="10C294A6"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( 329</w:t>
      </w:r>
      <w:proofErr w:type="gramEnd"/>
      <w:r w:rsidRPr="00F20078">
        <w:rPr>
          <w:rFonts w:ascii="Arial" w:hAnsi="Arial" w:cs="Arial"/>
        </w:rPr>
        <w:t>, 6, 212, 1, 6.00, 105.000)</w:t>
      </w:r>
    </w:p>
    <w:p w14:paraId="13CD6472" w14:textId="77777777" w:rsidR="00AD7B90" w:rsidRPr="00F20078" w:rsidRDefault="00AD7B90" w:rsidP="00AD7B90">
      <w:pPr>
        <w:jc w:val="both"/>
        <w:rPr>
          <w:rFonts w:ascii="Arial" w:hAnsi="Arial" w:cs="Arial"/>
        </w:rPr>
      </w:pPr>
    </w:p>
    <w:p w14:paraId="49932F79" w14:textId="77777777" w:rsidR="00AD7B90" w:rsidRPr="00F20078" w:rsidRDefault="00AD7B90" w:rsidP="00AD7B90">
      <w:pPr>
        <w:jc w:val="both"/>
        <w:rPr>
          <w:rFonts w:ascii="Arial" w:hAnsi="Arial" w:cs="Arial"/>
        </w:rPr>
      </w:pPr>
      <w:r w:rsidRPr="00F20078">
        <w:rPr>
          <w:rFonts w:ascii="Arial" w:hAnsi="Arial" w:cs="Arial"/>
        </w:rPr>
        <w:t xml:space="preserve">INSERT INTO pedido VALUES </w:t>
      </w:r>
      <w:proofErr w:type="gramStart"/>
      <w:r w:rsidRPr="00F20078">
        <w:rPr>
          <w:rFonts w:ascii="Arial" w:hAnsi="Arial" w:cs="Arial"/>
        </w:rPr>
        <w:t>( 7</w:t>
      </w:r>
      <w:proofErr w:type="gramEnd"/>
      <w:r w:rsidRPr="00F20078">
        <w:rPr>
          <w:rFonts w:ascii="Arial" w:hAnsi="Arial" w:cs="Arial"/>
        </w:rPr>
        <w:t>, 106.000, '01-11-2021', 33.99)</w:t>
      </w:r>
    </w:p>
    <w:p w14:paraId="2E91086E"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( 330</w:t>
      </w:r>
      <w:proofErr w:type="gramEnd"/>
      <w:r w:rsidRPr="00F20078">
        <w:rPr>
          <w:rFonts w:ascii="Arial" w:hAnsi="Arial" w:cs="Arial"/>
        </w:rPr>
        <w:t>, 7, 124, 2, 3.50, 106.000)</w:t>
      </w:r>
    </w:p>
    <w:p w14:paraId="0CFD24C7"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( 331</w:t>
      </w:r>
      <w:proofErr w:type="gramEnd"/>
      <w:r w:rsidRPr="00F20078">
        <w:rPr>
          <w:rFonts w:ascii="Arial" w:hAnsi="Arial" w:cs="Arial"/>
        </w:rPr>
        <w:t>, 7, 160, 2, 6.00, 106.000)</w:t>
      </w:r>
    </w:p>
    <w:p w14:paraId="66789E56"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( 332</w:t>
      </w:r>
      <w:proofErr w:type="gramEnd"/>
      <w:r w:rsidRPr="00F20078">
        <w:rPr>
          <w:rFonts w:ascii="Arial" w:hAnsi="Arial" w:cs="Arial"/>
        </w:rPr>
        <w:t>, 7, 168, 2, 3.00, 106.000)</w:t>
      </w:r>
    </w:p>
    <w:p w14:paraId="3C5F445A"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( 333</w:t>
      </w:r>
      <w:proofErr w:type="gramEnd"/>
      <w:r w:rsidRPr="00F20078">
        <w:rPr>
          <w:rFonts w:ascii="Arial" w:hAnsi="Arial" w:cs="Arial"/>
        </w:rPr>
        <w:t>, 7, 210, 1, 2.99, 106.000)</w:t>
      </w:r>
    </w:p>
    <w:p w14:paraId="2DCDF4E2"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( 334</w:t>
      </w:r>
      <w:proofErr w:type="gramEnd"/>
      <w:r w:rsidRPr="00F20078">
        <w:rPr>
          <w:rFonts w:ascii="Arial" w:hAnsi="Arial" w:cs="Arial"/>
        </w:rPr>
        <w:t>, 7, 212, 1, 6.00, 106.000)</w:t>
      </w:r>
    </w:p>
    <w:p w14:paraId="513840D1" w14:textId="77777777" w:rsidR="00AD7B90" w:rsidRPr="00F20078" w:rsidRDefault="00AD7B90" w:rsidP="00AD7B90">
      <w:pPr>
        <w:jc w:val="both"/>
        <w:rPr>
          <w:rFonts w:ascii="Arial" w:hAnsi="Arial" w:cs="Arial"/>
        </w:rPr>
      </w:pPr>
    </w:p>
    <w:p w14:paraId="761B6D09" w14:textId="77777777" w:rsidR="00AD7B90" w:rsidRPr="00F20078" w:rsidRDefault="00AD7B90" w:rsidP="00AD7B90">
      <w:pPr>
        <w:jc w:val="both"/>
        <w:rPr>
          <w:rFonts w:ascii="Arial" w:hAnsi="Arial" w:cs="Arial"/>
        </w:rPr>
      </w:pPr>
      <w:r w:rsidRPr="00F20078">
        <w:rPr>
          <w:rFonts w:ascii="Arial" w:hAnsi="Arial" w:cs="Arial"/>
        </w:rPr>
        <w:t xml:space="preserve">INSERT INTO pedido VALUES </w:t>
      </w:r>
      <w:proofErr w:type="gramStart"/>
      <w:r w:rsidRPr="00F20078">
        <w:rPr>
          <w:rFonts w:ascii="Arial" w:hAnsi="Arial" w:cs="Arial"/>
        </w:rPr>
        <w:t>( 8</w:t>
      </w:r>
      <w:proofErr w:type="gramEnd"/>
      <w:r w:rsidRPr="00F20078">
        <w:rPr>
          <w:rFonts w:ascii="Arial" w:hAnsi="Arial" w:cs="Arial"/>
        </w:rPr>
        <w:t>, 107.000, '01-12-2020', 37.99)</w:t>
      </w:r>
    </w:p>
    <w:p w14:paraId="1532EDAE"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( 335</w:t>
      </w:r>
      <w:proofErr w:type="gramEnd"/>
      <w:r w:rsidRPr="00F20078">
        <w:rPr>
          <w:rFonts w:ascii="Arial" w:hAnsi="Arial" w:cs="Arial"/>
        </w:rPr>
        <w:t>, 8, 124, 3, 3.50, 107.000)</w:t>
      </w:r>
    </w:p>
    <w:p w14:paraId="5DD4E5FB"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( 336</w:t>
      </w:r>
      <w:proofErr w:type="gramEnd"/>
      <w:r w:rsidRPr="00F20078">
        <w:rPr>
          <w:rFonts w:ascii="Arial" w:hAnsi="Arial" w:cs="Arial"/>
        </w:rPr>
        <w:t>, 8, 129, 1, 3.50, 107.000)</w:t>
      </w:r>
    </w:p>
    <w:p w14:paraId="4B87A9BF"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( 337</w:t>
      </w:r>
      <w:proofErr w:type="gramEnd"/>
      <w:r w:rsidRPr="00F20078">
        <w:rPr>
          <w:rFonts w:ascii="Arial" w:hAnsi="Arial" w:cs="Arial"/>
        </w:rPr>
        <w:t>, 8, 168, 1, 3.00, 107.000)</w:t>
      </w:r>
    </w:p>
    <w:p w14:paraId="2E87DCE1"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( 338</w:t>
      </w:r>
      <w:proofErr w:type="gramEnd"/>
      <w:r w:rsidRPr="00F20078">
        <w:rPr>
          <w:rFonts w:ascii="Arial" w:hAnsi="Arial" w:cs="Arial"/>
        </w:rPr>
        <w:t>, 8, 210, 1, 2.99, 107.000)</w:t>
      </w:r>
    </w:p>
    <w:p w14:paraId="2D316B12"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( 339</w:t>
      </w:r>
      <w:proofErr w:type="gramEnd"/>
      <w:r w:rsidRPr="00F20078">
        <w:rPr>
          <w:rFonts w:ascii="Arial" w:hAnsi="Arial" w:cs="Arial"/>
        </w:rPr>
        <w:t>, 8, 212, 3, 6.00, 107.000)</w:t>
      </w:r>
    </w:p>
    <w:p w14:paraId="5BE56861" w14:textId="77777777" w:rsidR="00AD7B90" w:rsidRPr="00F20078" w:rsidRDefault="00AD7B90" w:rsidP="00AD7B90">
      <w:pPr>
        <w:jc w:val="both"/>
        <w:rPr>
          <w:rFonts w:ascii="Arial" w:hAnsi="Arial" w:cs="Arial"/>
        </w:rPr>
      </w:pPr>
    </w:p>
    <w:p w14:paraId="0AE23F16" w14:textId="77777777" w:rsidR="00AD7B90" w:rsidRPr="00F20078" w:rsidRDefault="00AD7B90" w:rsidP="00AD7B90">
      <w:pPr>
        <w:jc w:val="both"/>
        <w:rPr>
          <w:rFonts w:ascii="Arial" w:hAnsi="Arial" w:cs="Arial"/>
        </w:rPr>
      </w:pPr>
      <w:r w:rsidRPr="00F20078">
        <w:rPr>
          <w:rFonts w:ascii="Arial" w:hAnsi="Arial" w:cs="Arial"/>
        </w:rPr>
        <w:t xml:space="preserve">INSERT INTO pedido VALUES </w:t>
      </w:r>
      <w:proofErr w:type="gramStart"/>
      <w:r w:rsidRPr="00F20078">
        <w:rPr>
          <w:rFonts w:ascii="Arial" w:hAnsi="Arial" w:cs="Arial"/>
        </w:rPr>
        <w:t>( 9</w:t>
      </w:r>
      <w:proofErr w:type="gramEnd"/>
      <w:r w:rsidRPr="00F20078">
        <w:rPr>
          <w:rFonts w:ascii="Arial" w:hAnsi="Arial" w:cs="Arial"/>
        </w:rPr>
        <w:t>, 108.000, '01-01-2021', 37.49)</w:t>
      </w:r>
    </w:p>
    <w:p w14:paraId="249AED69"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( 340</w:t>
      </w:r>
      <w:proofErr w:type="gramEnd"/>
      <w:r w:rsidRPr="00F20078">
        <w:rPr>
          <w:rFonts w:ascii="Arial" w:hAnsi="Arial" w:cs="Arial"/>
        </w:rPr>
        <w:t>, 9, 124, 1, 3.50, 108.000)</w:t>
      </w:r>
    </w:p>
    <w:p w14:paraId="66929462"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( 341</w:t>
      </w:r>
      <w:proofErr w:type="gramEnd"/>
      <w:r w:rsidRPr="00F20078">
        <w:rPr>
          <w:rFonts w:ascii="Arial" w:hAnsi="Arial" w:cs="Arial"/>
        </w:rPr>
        <w:t>, 9, 129, 1, 3.50, 108.000)</w:t>
      </w:r>
    </w:p>
    <w:p w14:paraId="20535922"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( 342</w:t>
      </w:r>
      <w:proofErr w:type="gramEnd"/>
      <w:r w:rsidRPr="00F20078">
        <w:rPr>
          <w:rFonts w:ascii="Arial" w:hAnsi="Arial" w:cs="Arial"/>
        </w:rPr>
        <w:t>, 9, 130, 1, 3.50, 108.000)</w:t>
      </w:r>
    </w:p>
    <w:p w14:paraId="388F258C"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( 343</w:t>
      </w:r>
      <w:proofErr w:type="gramEnd"/>
      <w:r w:rsidRPr="00F20078">
        <w:rPr>
          <w:rFonts w:ascii="Arial" w:hAnsi="Arial" w:cs="Arial"/>
        </w:rPr>
        <w:t>, 9, 210, 1, 2.99, 108.000)</w:t>
      </w:r>
    </w:p>
    <w:p w14:paraId="66A04E8A"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( 344</w:t>
      </w:r>
      <w:proofErr w:type="gramEnd"/>
      <w:r w:rsidRPr="00F20078">
        <w:rPr>
          <w:rFonts w:ascii="Arial" w:hAnsi="Arial" w:cs="Arial"/>
        </w:rPr>
        <w:t>, 9, 212, 4, 6.00, 108.000)</w:t>
      </w:r>
    </w:p>
    <w:p w14:paraId="2EF1E671" w14:textId="77777777" w:rsidR="00AD7B90" w:rsidRPr="00F20078" w:rsidRDefault="00AD7B90" w:rsidP="00AD7B90">
      <w:pPr>
        <w:jc w:val="both"/>
        <w:rPr>
          <w:rFonts w:ascii="Arial" w:hAnsi="Arial" w:cs="Arial"/>
        </w:rPr>
      </w:pPr>
    </w:p>
    <w:p w14:paraId="11223C85" w14:textId="77777777" w:rsidR="00AD7B90" w:rsidRPr="00F20078" w:rsidRDefault="00AD7B90" w:rsidP="00AD7B90">
      <w:pPr>
        <w:jc w:val="both"/>
        <w:rPr>
          <w:rFonts w:ascii="Arial" w:hAnsi="Arial" w:cs="Arial"/>
        </w:rPr>
      </w:pPr>
      <w:r w:rsidRPr="00F20078">
        <w:rPr>
          <w:rFonts w:ascii="Arial" w:hAnsi="Arial" w:cs="Arial"/>
        </w:rPr>
        <w:t xml:space="preserve">INSERT INTO pedido VALUES </w:t>
      </w:r>
      <w:proofErr w:type="gramStart"/>
      <w:r w:rsidRPr="00F20078">
        <w:rPr>
          <w:rFonts w:ascii="Arial" w:hAnsi="Arial" w:cs="Arial"/>
        </w:rPr>
        <w:t>( 10</w:t>
      </w:r>
      <w:proofErr w:type="gramEnd"/>
      <w:r w:rsidRPr="00F20078">
        <w:rPr>
          <w:rFonts w:ascii="Arial" w:hAnsi="Arial" w:cs="Arial"/>
        </w:rPr>
        <w:t>, 109.000, '01-02-2021', 63.47)</w:t>
      </w:r>
    </w:p>
    <w:p w14:paraId="69786805"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( 345</w:t>
      </w:r>
      <w:proofErr w:type="gramEnd"/>
      <w:r w:rsidRPr="00F20078">
        <w:rPr>
          <w:rFonts w:ascii="Arial" w:hAnsi="Arial" w:cs="Arial"/>
        </w:rPr>
        <w:t>, 10, 124, 5, 3.50, 109.000)</w:t>
      </w:r>
    </w:p>
    <w:p w14:paraId="4B3B8060"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( 346</w:t>
      </w:r>
      <w:proofErr w:type="gramEnd"/>
      <w:r w:rsidRPr="00F20078">
        <w:rPr>
          <w:rFonts w:ascii="Arial" w:hAnsi="Arial" w:cs="Arial"/>
        </w:rPr>
        <w:t>, 10, 129, 1, 3.50, 109.000)</w:t>
      </w:r>
    </w:p>
    <w:p w14:paraId="44B8C6AE"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( 347</w:t>
      </w:r>
      <w:proofErr w:type="gramEnd"/>
      <w:r w:rsidRPr="00F20078">
        <w:rPr>
          <w:rFonts w:ascii="Arial" w:hAnsi="Arial" w:cs="Arial"/>
        </w:rPr>
        <w:t>, 10, 130, 1, 3.50, 109.000)</w:t>
      </w:r>
    </w:p>
    <w:p w14:paraId="7FAAD8F3"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( 348</w:t>
      </w:r>
      <w:proofErr w:type="gramEnd"/>
      <w:r w:rsidRPr="00F20078">
        <w:rPr>
          <w:rFonts w:ascii="Arial" w:hAnsi="Arial" w:cs="Arial"/>
        </w:rPr>
        <w:t>, 10, 132, 3, 2.99, 109.000)</w:t>
      </w:r>
    </w:p>
    <w:p w14:paraId="5851D704"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( 349</w:t>
      </w:r>
      <w:proofErr w:type="gramEnd"/>
      <w:r w:rsidRPr="00F20078">
        <w:rPr>
          <w:rFonts w:ascii="Arial" w:hAnsi="Arial" w:cs="Arial"/>
        </w:rPr>
        <w:t>, 10, 212, 4, 6.00, 109.000)</w:t>
      </w:r>
    </w:p>
    <w:p w14:paraId="56B28E4B"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( 350</w:t>
      </w:r>
      <w:proofErr w:type="gramEnd"/>
      <w:r w:rsidRPr="00F20078">
        <w:rPr>
          <w:rFonts w:ascii="Arial" w:hAnsi="Arial" w:cs="Arial"/>
        </w:rPr>
        <w:t>, 10, 159, 1, 6.00, 109.000)</w:t>
      </w:r>
    </w:p>
    <w:p w14:paraId="1B09A4EC" w14:textId="77777777" w:rsidR="00AD7B90" w:rsidRPr="00F20078" w:rsidRDefault="00AD7B90" w:rsidP="00AD7B90">
      <w:pPr>
        <w:jc w:val="both"/>
        <w:rPr>
          <w:rFonts w:ascii="Arial" w:hAnsi="Arial" w:cs="Arial"/>
        </w:rPr>
      </w:pPr>
    </w:p>
    <w:p w14:paraId="5C08A4C2" w14:textId="77777777" w:rsidR="00AD7B90" w:rsidRPr="00F20078" w:rsidRDefault="00AD7B90" w:rsidP="00AD7B90">
      <w:pPr>
        <w:jc w:val="both"/>
        <w:rPr>
          <w:rFonts w:ascii="Arial" w:hAnsi="Arial" w:cs="Arial"/>
        </w:rPr>
      </w:pPr>
      <w:r w:rsidRPr="00F20078">
        <w:rPr>
          <w:rFonts w:ascii="Arial" w:hAnsi="Arial" w:cs="Arial"/>
        </w:rPr>
        <w:t xml:space="preserve">INSERT INTO pedido VALUES </w:t>
      </w:r>
      <w:proofErr w:type="gramStart"/>
      <w:r w:rsidRPr="00F20078">
        <w:rPr>
          <w:rFonts w:ascii="Arial" w:hAnsi="Arial" w:cs="Arial"/>
        </w:rPr>
        <w:t>( 11</w:t>
      </w:r>
      <w:proofErr w:type="gramEnd"/>
      <w:r w:rsidRPr="00F20078">
        <w:rPr>
          <w:rFonts w:ascii="Arial" w:hAnsi="Arial" w:cs="Arial"/>
        </w:rPr>
        <w:t>, 110.000, '30-11-2021', 926.00)</w:t>
      </w:r>
    </w:p>
    <w:p w14:paraId="52A59B10"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( 351</w:t>
      </w:r>
      <w:proofErr w:type="gramEnd"/>
      <w:r w:rsidRPr="00F20078">
        <w:rPr>
          <w:rFonts w:ascii="Arial" w:hAnsi="Arial" w:cs="Arial"/>
        </w:rPr>
        <w:t>, 11, 260, 24, 8.00, 110.000);</w:t>
      </w:r>
    </w:p>
    <w:p w14:paraId="363AA6EE"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( 352</w:t>
      </w:r>
      <w:proofErr w:type="gramEnd"/>
      <w:r w:rsidRPr="00F20078">
        <w:rPr>
          <w:rFonts w:ascii="Arial" w:hAnsi="Arial" w:cs="Arial"/>
        </w:rPr>
        <w:t>, 11, 246, 50, 3.50, 110.000);</w:t>
      </w:r>
    </w:p>
    <w:p w14:paraId="0322C471"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( 353</w:t>
      </w:r>
      <w:proofErr w:type="gramEnd"/>
      <w:r w:rsidRPr="00F20078">
        <w:rPr>
          <w:rFonts w:ascii="Arial" w:hAnsi="Arial" w:cs="Arial"/>
        </w:rPr>
        <w:t>, 11, 249, 50, 3.50, 110.000);</w:t>
      </w:r>
    </w:p>
    <w:p w14:paraId="67D6DD91" w14:textId="77777777" w:rsidR="00AD7B90" w:rsidRPr="00F20078" w:rsidRDefault="00AD7B90" w:rsidP="00AD7B90">
      <w:pPr>
        <w:jc w:val="both"/>
        <w:rPr>
          <w:rFonts w:ascii="Arial" w:hAnsi="Arial" w:cs="Arial"/>
        </w:rPr>
      </w:pPr>
      <w:r w:rsidRPr="00F20078">
        <w:rPr>
          <w:rFonts w:ascii="Arial" w:hAnsi="Arial" w:cs="Arial"/>
        </w:rPr>
        <w:t xml:space="preserve">INSERT INTO item VALUES </w:t>
      </w:r>
      <w:proofErr w:type="gramStart"/>
      <w:r w:rsidRPr="00F20078">
        <w:rPr>
          <w:rFonts w:ascii="Arial" w:hAnsi="Arial" w:cs="Arial"/>
        </w:rPr>
        <w:t>( 354</w:t>
      </w:r>
      <w:proofErr w:type="gramEnd"/>
      <w:r w:rsidRPr="00F20078">
        <w:rPr>
          <w:rFonts w:ascii="Arial" w:hAnsi="Arial" w:cs="Arial"/>
        </w:rPr>
        <w:t>, 11, 258, 24, 8.00, 110.000);</w:t>
      </w:r>
    </w:p>
    <w:p w14:paraId="38FEFE90"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item VALUES </w:t>
      </w:r>
      <w:proofErr w:type="gramStart"/>
      <w:r w:rsidRPr="00F20078">
        <w:rPr>
          <w:rFonts w:ascii="Arial" w:hAnsi="Arial" w:cs="Arial"/>
          <w:lang w:val="pt-BR"/>
        </w:rPr>
        <w:t xml:space="preserve">( </w:t>
      </w:r>
      <w:proofErr w:type="gramEnd"/>
      <w:r w:rsidRPr="00F20078">
        <w:rPr>
          <w:rFonts w:ascii="Arial" w:hAnsi="Arial" w:cs="Arial"/>
          <w:lang w:val="pt-BR"/>
        </w:rPr>
        <w:t>355, 11, 254, 24, 5.00, 110.000);</w:t>
      </w:r>
    </w:p>
    <w:p w14:paraId="2978A099" w14:textId="77777777" w:rsidR="00AD7B90" w:rsidRPr="00F20078" w:rsidRDefault="00AD7B90" w:rsidP="00AD7B90">
      <w:pPr>
        <w:jc w:val="both"/>
        <w:rPr>
          <w:rFonts w:ascii="Arial" w:hAnsi="Arial" w:cs="Arial"/>
          <w:lang w:val="pt-BR"/>
        </w:rPr>
      </w:pPr>
    </w:p>
    <w:p w14:paraId="13B5CF99"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ALTER TABLE item ADD COLUMN num_notafiscal_venda </w:t>
      </w:r>
      <w:proofErr w:type="gramStart"/>
      <w:r w:rsidRPr="00F20078">
        <w:rPr>
          <w:rFonts w:ascii="Arial" w:hAnsi="Arial" w:cs="Arial"/>
          <w:lang w:val="pt-BR"/>
        </w:rPr>
        <w:t>CHAR(</w:t>
      </w:r>
      <w:proofErr w:type="gramEnd"/>
      <w:r w:rsidRPr="00F20078">
        <w:rPr>
          <w:rFonts w:ascii="Arial" w:hAnsi="Arial" w:cs="Arial"/>
          <w:lang w:val="pt-BR"/>
        </w:rPr>
        <w:t>50);</w:t>
      </w:r>
    </w:p>
    <w:p w14:paraId="40E9D508" w14:textId="77777777" w:rsidR="00AD7B90" w:rsidRPr="00F20078" w:rsidRDefault="00AD7B90" w:rsidP="00AD7B90">
      <w:pPr>
        <w:jc w:val="both"/>
        <w:rPr>
          <w:rFonts w:ascii="Arial" w:hAnsi="Arial" w:cs="Arial"/>
          <w:lang w:val="pt-BR"/>
        </w:rPr>
      </w:pPr>
    </w:p>
    <w:p w14:paraId="659E7370" w14:textId="77777777" w:rsidR="00AD7B90" w:rsidRPr="00F20078" w:rsidRDefault="00AD7B90" w:rsidP="00AD7B90">
      <w:pPr>
        <w:jc w:val="both"/>
        <w:rPr>
          <w:rFonts w:ascii="Arial" w:hAnsi="Arial" w:cs="Arial"/>
          <w:b/>
          <w:lang w:val="pt-BR"/>
        </w:rPr>
      </w:pPr>
      <w:r w:rsidRPr="00F20078">
        <w:rPr>
          <w:rFonts w:ascii="Arial" w:hAnsi="Arial" w:cs="Arial"/>
          <w:b/>
          <w:lang w:val="pt-BR"/>
        </w:rPr>
        <w:t>-- População tabela Descarte</w:t>
      </w:r>
    </w:p>
    <w:p w14:paraId="0ABF803C"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descarte VALUES </w:t>
      </w:r>
      <w:proofErr w:type="gramStart"/>
      <w:r w:rsidRPr="00F20078">
        <w:rPr>
          <w:rFonts w:ascii="Arial" w:hAnsi="Arial" w:cs="Arial"/>
          <w:lang w:val="pt-BR"/>
        </w:rPr>
        <w:t xml:space="preserve">( </w:t>
      </w:r>
      <w:proofErr w:type="gramEnd"/>
      <w:r w:rsidRPr="00F20078">
        <w:rPr>
          <w:rFonts w:ascii="Arial" w:hAnsi="Arial" w:cs="Arial"/>
          <w:lang w:val="pt-BR"/>
        </w:rPr>
        <w:t>800, 212, 'Descarte item caixa estourada', 2);</w:t>
      </w:r>
    </w:p>
    <w:p w14:paraId="6FA72A87"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descarte VALUES </w:t>
      </w:r>
      <w:proofErr w:type="gramStart"/>
      <w:r w:rsidRPr="00F20078">
        <w:rPr>
          <w:rFonts w:ascii="Arial" w:hAnsi="Arial" w:cs="Arial"/>
          <w:lang w:val="pt-BR"/>
        </w:rPr>
        <w:t xml:space="preserve">( </w:t>
      </w:r>
      <w:proofErr w:type="gramEnd"/>
      <w:r w:rsidRPr="00F20078">
        <w:rPr>
          <w:rFonts w:ascii="Arial" w:hAnsi="Arial" w:cs="Arial"/>
          <w:lang w:val="pt-BR"/>
        </w:rPr>
        <w:t>802, 101, 'Descarte garrafa rachada', 1);</w:t>
      </w:r>
    </w:p>
    <w:p w14:paraId="7B1767BD"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descarte VALUES </w:t>
      </w:r>
      <w:proofErr w:type="gramStart"/>
      <w:r w:rsidRPr="00F20078">
        <w:rPr>
          <w:rFonts w:ascii="Arial" w:hAnsi="Arial" w:cs="Arial"/>
          <w:lang w:val="pt-BR"/>
        </w:rPr>
        <w:t xml:space="preserve">( </w:t>
      </w:r>
      <w:proofErr w:type="gramEnd"/>
      <w:r w:rsidRPr="00F20078">
        <w:rPr>
          <w:rFonts w:ascii="Arial" w:hAnsi="Arial" w:cs="Arial"/>
          <w:lang w:val="pt-BR"/>
        </w:rPr>
        <w:t>802, 125, 'Descarte garrafa rachada', 1);</w:t>
      </w:r>
    </w:p>
    <w:p w14:paraId="4BF3B0AD"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INSERT INTO descarte VALUES </w:t>
      </w:r>
      <w:proofErr w:type="gramStart"/>
      <w:r w:rsidRPr="00F20078">
        <w:rPr>
          <w:rFonts w:ascii="Arial" w:hAnsi="Arial" w:cs="Arial"/>
          <w:lang w:val="pt-BR"/>
        </w:rPr>
        <w:t xml:space="preserve">( </w:t>
      </w:r>
      <w:proofErr w:type="gramEnd"/>
      <w:r w:rsidRPr="00F20078">
        <w:rPr>
          <w:rFonts w:ascii="Arial" w:hAnsi="Arial" w:cs="Arial"/>
          <w:lang w:val="pt-BR"/>
        </w:rPr>
        <w:t>802, 130, 'Descarte garrafa rachada', 1);</w:t>
      </w:r>
    </w:p>
    <w:p w14:paraId="5ECDAFCB" w14:textId="77777777" w:rsidR="00AD7B90" w:rsidRPr="00F20078" w:rsidRDefault="00AD7B90" w:rsidP="00AD7B90">
      <w:pPr>
        <w:jc w:val="both"/>
        <w:rPr>
          <w:rFonts w:ascii="Arial" w:hAnsi="Arial" w:cs="Arial"/>
          <w:lang w:val="pt-BR"/>
        </w:rPr>
      </w:pPr>
    </w:p>
    <w:p w14:paraId="13DDDB83" w14:textId="2F383E8C" w:rsidR="00AD7B90" w:rsidRPr="00F20078" w:rsidRDefault="00F20078" w:rsidP="00AD7B90">
      <w:pPr>
        <w:jc w:val="both"/>
        <w:rPr>
          <w:rFonts w:ascii="Arial" w:hAnsi="Arial" w:cs="Arial"/>
          <w:b/>
          <w:lang w:val="pt-BR"/>
        </w:rPr>
      </w:pPr>
      <w:r>
        <w:rPr>
          <w:rFonts w:ascii="Arial" w:hAnsi="Arial" w:cs="Arial"/>
          <w:b/>
          <w:lang w:val="pt-BR"/>
        </w:rPr>
        <w:t>-- População tabela D</w:t>
      </w:r>
      <w:r w:rsidR="00AD7B90" w:rsidRPr="00F20078">
        <w:rPr>
          <w:rFonts w:ascii="Arial" w:hAnsi="Arial" w:cs="Arial"/>
          <w:b/>
          <w:lang w:val="pt-BR"/>
        </w:rPr>
        <w:t>evolução</w:t>
      </w:r>
    </w:p>
    <w:p w14:paraId="413ADF1F" w14:textId="77777777" w:rsidR="00AD7B90" w:rsidRPr="00F20078" w:rsidRDefault="00AD7B90" w:rsidP="00AD7B90">
      <w:pPr>
        <w:jc w:val="both"/>
        <w:rPr>
          <w:rFonts w:ascii="Arial" w:hAnsi="Arial" w:cs="Arial"/>
          <w:lang w:val="pt-BR"/>
        </w:rPr>
      </w:pPr>
      <w:r w:rsidRPr="00F20078">
        <w:rPr>
          <w:rFonts w:ascii="Arial" w:hAnsi="Arial" w:cs="Arial"/>
          <w:lang w:val="pt-BR"/>
        </w:rPr>
        <w:t>ALTER TABLE devolucao ALTER COLUMN tipo_devo TYPE VARCHAR (4);</w:t>
      </w:r>
    </w:p>
    <w:p w14:paraId="0A8E7A63" w14:textId="77777777" w:rsidR="00AD7B90" w:rsidRPr="00F20078" w:rsidRDefault="00AD7B90" w:rsidP="00AD7B90">
      <w:pPr>
        <w:jc w:val="both"/>
        <w:rPr>
          <w:rFonts w:ascii="Arial" w:hAnsi="Arial" w:cs="Arial"/>
          <w:lang w:val="pt-BR"/>
        </w:rPr>
      </w:pPr>
      <w:r w:rsidRPr="00F20078">
        <w:rPr>
          <w:rFonts w:ascii="Arial" w:hAnsi="Arial" w:cs="Arial"/>
          <w:lang w:val="pt-BR"/>
        </w:rPr>
        <w:t>INSERT INTO devolucao VALUES (1,103, 'forn</w:t>
      </w:r>
      <w:proofErr w:type="gramStart"/>
      <w:r w:rsidRPr="00F20078">
        <w:rPr>
          <w:rFonts w:ascii="Arial" w:hAnsi="Arial" w:cs="Arial"/>
          <w:lang w:val="pt-BR"/>
        </w:rPr>
        <w:t>',</w:t>
      </w:r>
      <w:proofErr w:type="gramEnd"/>
      <w:r w:rsidRPr="00F20078">
        <w:rPr>
          <w:rFonts w:ascii="Arial" w:hAnsi="Arial" w:cs="Arial"/>
          <w:lang w:val="pt-BR"/>
        </w:rPr>
        <w:t>'Produto não solicitado',100 );</w:t>
      </w:r>
    </w:p>
    <w:p w14:paraId="16F9DE71" w14:textId="77777777" w:rsidR="00AD7B90" w:rsidRPr="00F20078" w:rsidRDefault="00AD7B90" w:rsidP="00AD7B90">
      <w:pPr>
        <w:jc w:val="both"/>
        <w:rPr>
          <w:rFonts w:ascii="Arial" w:hAnsi="Arial" w:cs="Arial"/>
          <w:lang w:val="pt-BR"/>
        </w:rPr>
      </w:pPr>
      <w:r w:rsidRPr="00F20078">
        <w:rPr>
          <w:rFonts w:ascii="Arial" w:hAnsi="Arial" w:cs="Arial"/>
          <w:lang w:val="pt-BR"/>
        </w:rPr>
        <w:t>INSERT INTO devolucao VALUES (2,106, 'forn</w:t>
      </w:r>
      <w:proofErr w:type="gramStart"/>
      <w:r w:rsidRPr="00F20078">
        <w:rPr>
          <w:rFonts w:ascii="Arial" w:hAnsi="Arial" w:cs="Arial"/>
          <w:lang w:val="pt-BR"/>
        </w:rPr>
        <w:t>',</w:t>
      </w:r>
      <w:proofErr w:type="gramEnd"/>
      <w:r w:rsidRPr="00F20078">
        <w:rPr>
          <w:rFonts w:ascii="Arial" w:hAnsi="Arial" w:cs="Arial"/>
          <w:lang w:val="pt-BR"/>
        </w:rPr>
        <w:t>'50 unidades de produto a mais',50)</w:t>
      </w:r>
    </w:p>
    <w:p w14:paraId="0AD74A8E" w14:textId="77777777" w:rsidR="00AD7B90" w:rsidRPr="00F20078" w:rsidRDefault="00AD7B90" w:rsidP="00AD7B90">
      <w:pPr>
        <w:jc w:val="both"/>
        <w:rPr>
          <w:rFonts w:ascii="Arial" w:hAnsi="Arial" w:cs="Arial"/>
          <w:strike/>
          <w:lang w:val="pt-BR"/>
        </w:rPr>
      </w:pPr>
    </w:p>
    <w:p w14:paraId="0053D13A" w14:textId="77777777" w:rsidR="00AD7B90" w:rsidRDefault="00AD7B90" w:rsidP="00AD7B90">
      <w:pPr>
        <w:jc w:val="both"/>
        <w:rPr>
          <w:rFonts w:ascii="Arial" w:hAnsi="Arial" w:cs="Arial"/>
          <w:b/>
          <w:lang w:val="pt-BR"/>
        </w:rPr>
      </w:pPr>
      <w:r w:rsidRPr="00F20078">
        <w:rPr>
          <w:rFonts w:ascii="Arial" w:hAnsi="Arial" w:cs="Arial"/>
          <w:b/>
          <w:lang w:val="pt-BR"/>
        </w:rPr>
        <w:t>Requisito 03 - Permitir troca de produtos. SQL</w:t>
      </w:r>
    </w:p>
    <w:p w14:paraId="1BC44246" w14:textId="77777777" w:rsidR="00F20078" w:rsidRPr="00F20078" w:rsidRDefault="00F20078" w:rsidP="00AD7B90">
      <w:pPr>
        <w:jc w:val="both"/>
        <w:rPr>
          <w:rFonts w:ascii="Arial" w:hAnsi="Arial" w:cs="Arial"/>
          <w:b/>
          <w:lang w:val="pt-BR"/>
        </w:rPr>
      </w:pPr>
    </w:p>
    <w:p w14:paraId="2A8E54EB" w14:textId="77777777" w:rsidR="00AD7B90" w:rsidRPr="00F20078" w:rsidRDefault="00AD7B90" w:rsidP="00AD7B90">
      <w:pPr>
        <w:jc w:val="both"/>
        <w:rPr>
          <w:rFonts w:ascii="Arial" w:hAnsi="Arial" w:cs="Arial"/>
          <w:b/>
          <w:lang w:val="pt-BR"/>
        </w:rPr>
      </w:pPr>
      <w:r w:rsidRPr="00F20078">
        <w:rPr>
          <w:rFonts w:ascii="Arial" w:hAnsi="Arial" w:cs="Arial"/>
          <w:b/>
          <w:lang w:val="pt-BR"/>
        </w:rPr>
        <w:t>-- População tabela troca</w:t>
      </w:r>
    </w:p>
    <w:p w14:paraId="315C93B7" w14:textId="77777777" w:rsidR="00AD7B90" w:rsidRPr="00F20078" w:rsidRDefault="00AD7B90" w:rsidP="00AD7B90">
      <w:pPr>
        <w:jc w:val="both"/>
        <w:rPr>
          <w:rFonts w:ascii="Arial" w:hAnsi="Arial" w:cs="Arial"/>
          <w:lang w:val="pt-BR"/>
        </w:rPr>
      </w:pPr>
      <w:r w:rsidRPr="00F20078">
        <w:rPr>
          <w:rFonts w:ascii="Arial" w:hAnsi="Arial" w:cs="Arial"/>
          <w:lang w:val="pt-BR"/>
        </w:rPr>
        <w:t xml:space="preserve">ALTER TABLE troca ALTER COLUMN descr_troca TYPE </w:t>
      </w:r>
      <w:proofErr w:type="gramStart"/>
      <w:r w:rsidRPr="00F20078">
        <w:rPr>
          <w:rFonts w:ascii="Arial" w:hAnsi="Arial" w:cs="Arial"/>
          <w:lang w:val="pt-BR"/>
        </w:rPr>
        <w:t>VARCHAR(</w:t>
      </w:r>
      <w:proofErr w:type="gramEnd"/>
      <w:r w:rsidRPr="00F20078">
        <w:rPr>
          <w:rFonts w:ascii="Arial" w:hAnsi="Arial" w:cs="Arial"/>
          <w:lang w:val="pt-BR"/>
        </w:rPr>
        <w:t>100)</w:t>
      </w:r>
    </w:p>
    <w:p w14:paraId="479B9B43" w14:textId="77777777" w:rsidR="00AD7B90" w:rsidRPr="00F20078" w:rsidRDefault="00AD7B90" w:rsidP="00AD7B90">
      <w:pPr>
        <w:jc w:val="both"/>
        <w:rPr>
          <w:rFonts w:ascii="Arial" w:hAnsi="Arial" w:cs="Arial"/>
          <w:lang w:val="pt-BR"/>
        </w:rPr>
      </w:pPr>
      <w:r w:rsidRPr="00F20078">
        <w:rPr>
          <w:rFonts w:ascii="Arial" w:hAnsi="Arial" w:cs="Arial"/>
          <w:lang w:val="pt-BR"/>
        </w:rPr>
        <w:t>INSERT INTO troca VALUES (</w:t>
      </w:r>
      <w:proofErr w:type="gramStart"/>
      <w:r w:rsidRPr="00F20078">
        <w:rPr>
          <w:rFonts w:ascii="Arial" w:hAnsi="Arial" w:cs="Arial"/>
          <w:lang w:val="pt-BR"/>
        </w:rPr>
        <w:t>901,</w:t>
      </w:r>
      <w:proofErr w:type="gramEnd"/>
      <w:r w:rsidRPr="00F20078">
        <w:rPr>
          <w:rFonts w:ascii="Arial" w:hAnsi="Arial" w:cs="Arial"/>
          <w:lang w:val="pt-BR"/>
        </w:rPr>
        <w:t>1,'Cliente solicita troca do produto por outro mais gelado', 'cli',159 )</w:t>
      </w:r>
    </w:p>
    <w:p w14:paraId="37A033A1" w14:textId="77777777" w:rsidR="00AD7B90" w:rsidRPr="00F20078" w:rsidRDefault="00AD7B90" w:rsidP="00AD7B90">
      <w:pPr>
        <w:jc w:val="both"/>
        <w:rPr>
          <w:rFonts w:ascii="Arial" w:hAnsi="Arial" w:cs="Arial"/>
          <w:lang w:val="pt-BR"/>
        </w:rPr>
      </w:pPr>
      <w:r w:rsidRPr="00F20078">
        <w:rPr>
          <w:rFonts w:ascii="Arial" w:hAnsi="Arial" w:cs="Arial"/>
          <w:lang w:val="pt-BR"/>
        </w:rPr>
        <w:t>INSERT INTO troca VALUES (</w:t>
      </w:r>
      <w:proofErr w:type="gramStart"/>
      <w:r w:rsidRPr="00F20078">
        <w:rPr>
          <w:rFonts w:ascii="Arial" w:hAnsi="Arial" w:cs="Arial"/>
          <w:lang w:val="pt-BR"/>
        </w:rPr>
        <w:t>902,</w:t>
      </w:r>
      <w:proofErr w:type="gramEnd"/>
      <w:r w:rsidRPr="00F20078">
        <w:rPr>
          <w:rFonts w:ascii="Arial" w:hAnsi="Arial" w:cs="Arial"/>
          <w:lang w:val="pt-BR"/>
        </w:rPr>
        <w:t>1,'Cliente solicita troca de sabor do produto, de laranja por morango', 'cli',210 )</w:t>
      </w:r>
    </w:p>
    <w:p w14:paraId="17E97C9C" w14:textId="77777777" w:rsidR="00AD7B90" w:rsidRDefault="00AD7B90" w:rsidP="00AD7B90">
      <w:pPr>
        <w:jc w:val="both"/>
        <w:rPr>
          <w:rFonts w:ascii="Arial" w:hAnsi="Arial" w:cs="Arial"/>
          <w:lang w:val="pt-BR"/>
        </w:rPr>
      </w:pPr>
      <w:r w:rsidRPr="00F20078">
        <w:rPr>
          <w:rFonts w:ascii="Arial" w:hAnsi="Arial" w:cs="Arial"/>
          <w:lang w:val="pt-BR"/>
        </w:rPr>
        <w:t>INSERT INTO troca VALUES (</w:t>
      </w:r>
      <w:proofErr w:type="gramStart"/>
      <w:r w:rsidRPr="00F20078">
        <w:rPr>
          <w:rFonts w:ascii="Arial" w:hAnsi="Arial" w:cs="Arial"/>
          <w:lang w:val="pt-BR"/>
        </w:rPr>
        <w:t>903,</w:t>
      </w:r>
      <w:proofErr w:type="gramEnd"/>
      <w:r w:rsidRPr="00F20078">
        <w:rPr>
          <w:rFonts w:ascii="Arial" w:hAnsi="Arial" w:cs="Arial"/>
          <w:lang w:val="pt-BR"/>
        </w:rPr>
        <w:t>6,'Lata vazia', 'forn',140 )</w:t>
      </w:r>
    </w:p>
    <w:p w14:paraId="532F40DC" w14:textId="77777777" w:rsidR="00F20078" w:rsidRPr="00F20078" w:rsidRDefault="00F20078" w:rsidP="00AD7B90">
      <w:pPr>
        <w:jc w:val="both"/>
        <w:rPr>
          <w:rFonts w:ascii="Arial" w:hAnsi="Arial" w:cs="Arial"/>
          <w:lang w:val="pt-BR"/>
        </w:rPr>
      </w:pPr>
    </w:p>
    <w:p w14:paraId="735E2D55" w14:textId="77777777" w:rsidR="00AD7B90" w:rsidRPr="00F20078" w:rsidRDefault="00AD7B90" w:rsidP="00AD7B90">
      <w:pPr>
        <w:jc w:val="both"/>
        <w:rPr>
          <w:rFonts w:ascii="Arial" w:hAnsi="Arial" w:cs="Arial"/>
          <w:b/>
          <w:lang w:val="pt-BR"/>
        </w:rPr>
      </w:pPr>
      <w:r w:rsidRPr="00F20078">
        <w:rPr>
          <w:rFonts w:ascii="Arial" w:hAnsi="Arial" w:cs="Arial"/>
          <w:b/>
          <w:lang w:val="pt-BR"/>
        </w:rPr>
        <w:t>-- População tabela estoque</w:t>
      </w:r>
    </w:p>
    <w:p w14:paraId="7EFE0CB6" w14:textId="77777777" w:rsidR="00AD7B90" w:rsidRPr="00F20078" w:rsidRDefault="00AD7B90" w:rsidP="00AD7B90">
      <w:pPr>
        <w:jc w:val="both"/>
        <w:rPr>
          <w:rFonts w:ascii="Arial" w:hAnsi="Arial" w:cs="Arial"/>
          <w:lang w:val="pt-BR"/>
        </w:rPr>
      </w:pPr>
      <w:proofErr w:type="gramStart"/>
      <w:r w:rsidRPr="00F20078">
        <w:rPr>
          <w:rFonts w:ascii="Arial" w:hAnsi="Arial" w:cs="Arial"/>
          <w:lang w:val="pt-BR"/>
        </w:rPr>
        <w:t>select</w:t>
      </w:r>
      <w:proofErr w:type="gramEnd"/>
      <w:r w:rsidRPr="00F20078">
        <w:rPr>
          <w:rFonts w:ascii="Arial" w:hAnsi="Arial" w:cs="Arial"/>
          <w:lang w:val="pt-BR"/>
        </w:rPr>
        <w:t xml:space="preserve"> * from estoque</w:t>
      </w:r>
    </w:p>
    <w:p w14:paraId="733AA59D" w14:textId="77777777" w:rsidR="00AD7B90" w:rsidRPr="00F20078" w:rsidRDefault="00AD7B90" w:rsidP="00AD7B90">
      <w:pPr>
        <w:jc w:val="both"/>
        <w:rPr>
          <w:rFonts w:ascii="Arial" w:hAnsi="Arial" w:cs="Arial"/>
          <w:lang w:val="pt-BR"/>
        </w:rPr>
      </w:pPr>
      <w:r w:rsidRPr="00F20078">
        <w:rPr>
          <w:rFonts w:ascii="Arial" w:hAnsi="Arial" w:cs="Arial"/>
          <w:lang w:val="pt-BR"/>
        </w:rPr>
        <w:t>ALTER TABLE estoque ALTER COLUMN estoque_min TYPE integer</w:t>
      </w:r>
    </w:p>
    <w:p w14:paraId="2BF06FD9" w14:textId="77777777" w:rsidR="00AD7B90" w:rsidRPr="00F20078" w:rsidRDefault="00AD7B90" w:rsidP="00AD7B90">
      <w:pPr>
        <w:jc w:val="both"/>
        <w:rPr>
          <w:rFonts w:ascii="Arial" w:hAnsi="Arial" w:cs="Arial"/>
          <w:lang w:val="pt-BR"/>
        </w:rPr>
      </w:pPr>
      <w:r w:rsidRPr="00F20078">
        <w:rPr>
          <w:rFonts w:ascii="Arial" w:hAnsi="Arial" w:cs="Arial"/>
          <w:lang w:val="pt-BR"/>
        </w:rPr>
        <w:t>ALTER TABLE estoque ALTER COLUMN estoque_max TYPE integer</w:t>
      </w:r>
    </w:p>
    <w:p w14:paraId="41FF9C64" w14:textId="77777777" w:rsidR="00AD7B90" w:rsidRPr="00F20078" w:rsidRDefault="00AD7B90" w:rsidP="00AD7B90">
      <w:pPr>
        <w:jc w:val="both"/>
        <w:rPr>
          <w:rFonts w:ascii="Arial" w:hAnsi="Arial" w:cs="Arial"/>
          <w:lang w:val="pt-BR"/>
        </w:rPr>
      </w:pPr>
      <w:r w:rsidRPr="00F20078">
        <w:rPr>
          <w:rFonts w:ascii="Arial" w:hAnsi="Arial" w:cs="Arial"/>
          <w:lang w:val="pt-BR"/>
        </w:rPr>
        <w:t>ALTER TABLE estoque DROP COLUMN valor_qtd_prod</w:t>
      </w:r>
    </w:p>
    <w:p w14:paraId="061F89E3"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1,</w:t>
      </w:r>
      <w:proofErr w:type="gramEnd"/>
      <w:r w:rsidRPr="00F20078">
        <w:rPr>
          <w:rFonts w:ascii="Arial" w:hAnsi="Arial" w:cs="Arial"/>
          <w:lang w:val="pt-BR"/>
        </w:rPr>
        <w:t>101,current_timestamp(2),100,1,99,'Rua General Molina,35 Jd.Dabril- Armazém Reserva',20,50);</w:t>
      </w:r>
    </w:p>
    <w:p w14:paraId="02F98FFA"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2,</w:t>
      </w:r>
      <w:proofErr w:type="gramEnd"/>
      <w:r w:rsidRPr="00F20078">
        <w:rPr>
          <w:rFonts w:ascii="Arial" w:hAnsi="Arial" w:cs="Arial"/>
          <w:lang w:val="pt-BR"/>
        </w:rPr>
        <w:t>103,current_timestamp(2),100,100,0,'Rua General Molina,35 Jd.Dabril- Armazém Reserva',20,50);</w:t>
      </w:r>
    </w:p>
    <w:p w14:paraId="3B151A60"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3,</w:t>
      </w:r>
      <w:proofErr w:type="gramEnd"/>
      <w:r w:rsidRPr="00F20078">
        <w:rPr>
          <w:rFonts w:ascii="Arial" w:hAnsi="Arial" w:cs="Arial"/>
          <w:lang w:val="pt-BR"/>
        </w:rPr>
        <w:t>110,current_timestamp(2),50,0,50,'Rua General Molina,35 Jd.Dabril- Armazém Reserva',20,50);</w:t>
      </w:r>
    </w:p>
    <w:p w14:paraId="33A1A354"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4,</w:t>
      </w:r>
      <w:proofErr w:type="gramEnd"/>
      <w:r w:rsidRPr="00F20078">
        <w:rPr>
          <w:rFonts w:ascii="Arial" w:hAnsi="Arial" w:cs="Arial"/>
          <w:lang w:val="pt-BR"/>
        </w:rPr>
        <w:t>125,current_timestamp(2),40,1,39,'Rua General Molina,35 Jd.Dabril- Armazém Reserva',20,50);</w:t>
      </w:r>
    </w:p>
    <w:p w14:paraId="5B039ED0"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5,</w:t>
      </w:r>
      <w:proofErr w:type="gramEnd"/>
      <w:r w:rsidRPr="00F20078">
        <w:rPr>
          <w:rFonts w:ascii="Arial" w:hAnsi="Arial" w:cs="Arial"/>
          <w:lang w:val="pt-BR"/>
        </w:rPr>
        <w:t>122,current_timestamp(2),80,0,80,'Rua General Molina,35 Jd.Dabril- Armazém Reserva',20,50);</w:t>
      </w:r>
    </w:p>
    <w:p w14:paraId="34F06E79"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6,</w:t>
      </w:r>
      <w:proofErr w:type="gramEnd"/>
      <w:r w:rsidRPr="00F20078">
        <w:rPr>
          <w:rFonts w:ascii="Arial" w:hAnsi="Arial" w:cs="Arial"/>
          <w:lang w:val="pt-BR"/>
        </w:rPr>
        <w:t>127,current_timestamp(2),20,0,20,'Praça Thomas Coelho de Almeida,35 Jd.Dabril- Loja',20,50);</w:t>
      </w:r>
    </w:p>
    <w:p w14:paraId="06CAFACB"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7,</w:t>
      </w:r>
      <w:proofErr w:type="gramEnd"/>
      <w:r w:rsidRPr="00F20078">
        <w:rPr>
          <w:rFonts w:ascii="Arial" w:hAnsi="Arial" w:cs="Arial"/>
          <w:lang w:val="pt-BR"/>
        </w:rPr>
        <w:t>120,current_timestamp(2),10,0,10,'Praça Thomas Coelho de Almeida,35 Jd.Dabril- Loja',20,50);</w:t>
      </w:r>
    </w:p>
    <w:p w14:paraId="3403E143"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8,</w:t>
      </w:r>
      <w:proofErr w:type="gramEnd"/>
      <w:r w:rsidRPr="00F20078">
        <w:rPr>
          <w:rFonts w:ascii="Arial" w:hAnsi="Arial" w:cs="Arial"/>
          <w:lang w:val="pt-BR"/>
        </w:rPr>
        <w:t>107,current_timestamp(2),100,0,100,'Rua General Molina,35 Jd.Dabril- Armazém Reserva',20,50);</w:t>
      </w:r>
    </w:p>
    <w:p w14:paraId="13E5A4EE"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9,</w:t>
      </w:r>
      <w:proofErr w:type="gramEnd"/>
      <w:r w:rsidRPr="00F20078">
        <w:rPr>
          <w:rFonts w:ascii="Arial" w:hAnsi="Arial" w:cs="Arial"/>
          <w:lang w:val="pt-BR"/>
        </w:rPr>
        <w:t>106,current_timestamp(2),100,50,50,'Rua General Molina,35 Jd.Dabril- Armazém Reserva',20,50);</w:t>
      </w:r>
    </w:p>
    <w:p w14:paraId="6BF4ECEA"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10,</w:t>
      </w:r>
      <w:proofErr w:type="gramEnd"/>
      <w:r w:rsidRPr="00F20078">
        <w:rPr>
          <w:rFonts w:ascii="Arial" w:hAnsi="Arial" w:cs="Arial"/>
          <w:lang w:val="pt-BR"/>
        </w:rPr>
        <w:t>109,current_timestamp(2),50,0,50,'Rua General Molina,35 Jd.Dabril- Armazém Reserva',20,50);</w:t>
      </w:r>
    </w:p>
    <w:p w14:paraId="2E31BE87"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11,</w:t>
      </w:r>
      <w:proofErr w:type="gramEnd"/>
      <w:r w:rsidRPr="00F20078">
        <w:rPr>
          <w:rFonts w:ascii="Arial" w:hAnsi="Arial" w:cs="Arial"/>
          <w:lang w:val="pt-BR"/>
        </w:rPr>
        <w:t>140,current_timestamp(2),50,6,44,'Rua General Molina,35 Jd.Dabril- Armazém Reserva',20,50);</w:t>
      </w:r>
    </w:p>
    <w:p w14:paraId="4566FBB6"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12,</w:t>
      </w:r>
      <w:proofErr w:type="gramEnd"/>
      <w:r w:rsidRPr="00F20078">
        <w:rPr>
          <w:rFonts w:ascii="Arial" w:hAnsi="Arial" w:cs="Arial"/>
          <w:lang w:val="pt-BR"/>
        </w:rPr>
        <w:t>142,current_timestamp(2),50,01,49,'Rua General Molina,35 Jd.Dabril- Armazém Reserva',20,50);</w:t>
      </w:r>
    </w:p>
    <w:p w14:paraId="1AD35793"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13,</w:t>
      </w:r>
      <w:proofErr w:type="gramEnd"/>
      <w:r w:rsidRPr="00F20078">
        <w:rPr>
          <w:rFonts w:ascii="Arial" w:hAnsi="Arial" w:cs="Arial"/>
          <w:lang w:val="pt-BR"/>
        </w:rPr>
        <w:t xml:space="preserve">212,current_timestamp(2),20,15,05,'Praça Thomas Coelho de </w:t>
      </w:r>
      <w:r w:rsidRPr="00F20078">
        <w:rPr>
          <w:rFonts w:ascii="Arial" w:hAnsi="Arial" w:cs="Arial"/>
          <w:lang w:val="pt-BR"/>
        </w:rPr>
        <w:lastRenderedPageBreak/>
        <w:t>Almeida,35 Jd.Dabril- Loja',20,50);</w:t>
      </w:r>
    </w:p>
    <w:p w14:paraId="38D36FCE"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14,</w:t>
      </w:r>
      <w:proofErr w:type="gramEnd"/>
      <w:r w:rsidRPr="00F20078">
        <w:rPr>
          <w:rFonts w:ascii="Arial" w:hAnsi="Arial" w:cs="Arial"/>
          <w:lang w:val="pt-BR"/>
        </w:rPr>
        <w:t>132,current_timestamp(2),20,19,01,'Praça Thomas Coelho de Almeida,35 Jd.Dabril- Loja',20,50);</w:t>
      </w:r>
    </w:p>
    <w:p w14:paraId="2274FDAA"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15,</w:t>
      </w:r>
      <w:proofErr w:type="gramEnd"/>
      <w:r w:rsidRPr="00F20078">
        <w:rPr>
          <w:rFonts w:ascii="Arial" w:hAnsi="Arial" w:cs="Arial"/>
          <w:lang w:val="pt-BR"/>
        </w:rPr>
        <w:t>130,current_timestamp(2),10,10,0,'Praça Thomas Coelho de Almeida,35 Jd.Dabril- Loja',20,50);</w:t>
      </w:r>
    </w:p>
    <w:p w14:paraId="7D3435B3"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16,</w:t>
      </w:r>
      <w:proofErr w:type="gramEnd"/>
      <w:r w:rsidRPr="00F20078">
        <w:rPr>
          <w:rFonts w:ascii="Arial" w:hAnsi="Arial" w:cs="Arial"/>
          <w:lang w:val="pt-BR"/>
        </w:rPr>
        <w:t>129,current_timestamp(2),10,09,01,'Praça Thomas Coelho de Almeida,35 Jd.Dabril- Loja', 20,50);</w:t>
      </w:r>
    </w:p>
    <w:p w14:paraId="56FD1727"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17,</w:t>
      </w:r>
      <w:proofErr w:type="gramEnd"/>
      <w:r w:rsidRPr="00F20078">
        <w:rPr>
          <w:rFonts w:ascii="Arial" w:hAnsi="Arial" w:cs="Arial"/>
          <w:lang w:val="pt-BR"/>
        </w:rPr>
        <w:t>210,current_timestamp(2),20,04,16,'Praça Thomas Coelho de Almeida,35 Jd.Dabril- Loja', 20,50);</w:t>
      </w:r>
    </w:p>
    <w:p w14:paraId="466E0836"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18,</w:t>
      </w:r>
      <w:proofErr w:type="gramEnd"/>
      <w:r w:rsidRPr="00F20078">
        <w:rPr>
          <w:rFonts w:ascii="Arial" w:hAnsi="Arial" w:cs="Arial"/>
          <w:lang w:val="pt-BR"/>
        </w:rPr>
        <w:t>124,current_timestamp(2),40,21, 19,'Praça Thomas Coelho de Almeida,35 Jd.Dabril- Loja', 20,50);</w:t>
      </w:r>
    </w:p>
    <w:p w14:paraId="063DDFAE"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19,</w:t>
      </w:r>
      <w:proofErr w:type="gramEnd"/>
      <w:r w:rsidRPr="00F20078">
        <w:rPr>
          <w:rFonts w:ascii="Arial" w:hAnsi="Arial" w:cs="Arial"/>
          <w:lang w:val="pt-BR"/>
        </w:rPr>
        <w:t>158,current_timestamp(2),50,32,18,'Rua General Molina,35 Jd.Dabril- Armazém Reserva',20,50);</w:t>
      </w:r>
    </w:p>
    <w:p w14:paraId="0EBAC472"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20,</w:t>
      </w:r>
      <w:proofErr w:type="gramEnd"/>
      <w:r w:rsidRPr="00F20078">
        <w:rPr>
          <w:rFonts w:ascii="Arial" w:hAnsi="Arial" w:cs="Arial"/>
          <w:lang w:val="pt-BR"/>
        </w:rPr>
        <w:t>159,current_timestamp(2),50,08,42,'Rua General Molina,35 Jd.Dabril- Armazém Reserva', 20,50);</w:t>
      </w:r>
    </w:p>
    <w:p w14:paraId="2E0EFFAA"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21,</w:t>
      </w:r>
      <w:proofErr w:type="gramEnd"/>
      <w:r w:rsidRPr="00F20078">
        <w:rPr>
          <w:rFonts w:ascii="Arial" w:hAnsi="Arial" w:cs="Arial"/>
          <w:lang w:val="pt-BR"/>
        </w:rPr>
        <w:t>154,current_timestamp(2),20,0,20,'Rua General Molina,35 Jd.Dabril- Armazém Reserva', 20,50);</w:t>
      </w:r>
    </w:p>
    <w:p w14:paraId="1072E3B8"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22,</w:t>
      </w:r>
      <w:proofErr w:type="gramEnd"/>
      <w:r w:rsidRPr="00F20078">
        <w:rPr>
          <w:rFonts w:ascii="Arial" w:hAnsi="Arial" w:cs="Arial"/>
          <w:lang w:val="pt-BR"/>
        </w:rPr>
        <w:t>160,current_timestamp(2),50,06,44,'Rua General Molina,35 Jd.Dabril- Armazém Reserva', 20,50);</w:t>
      </w:r>
    </w:p>
    <w:p w14:paraId="2296BDD9"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23,</w:t>
      </w:r>
      <w:proofErr w:type="gramEnd"/>
      <w:r w:rsidRPr="00F20078">
        <w:rPr>
          <w:rFonts w:ascii="Arial" w:hAnsi="Arial" w:cs="Arial"/>
          <w:lang w:val="pt-BR"/>
        </w:rPr>
        <w:t>168,current_timestamp(2),20,09,11,'Praça Thomas Coelho de Almeida,35 Jd.Dabril- Loja', 20,50);</w:t>
      </w:r>
    </w:p>
    <w:p w14:paraId="0BFDE38F" w14:textId="77777777" w:rsidR="00AD7B90" w:rsidRPr="00E27DB9" w:rsidRDefault="00AD7B90" w:rsidP="00AD7B90">
      <w:pPr>
        <w:jc w:val="both"/>
        <w:rPr>
          <w:rFonts w:ascii="Arial" w:hAnsi="Arial" w:cs="Arial"/>
          <w:lang w:val="pt-BR"/>
        </w:rPr>
      </w:pPr>
      <w:r w:rsidRPr="00E27DB9">
        <w:rPr>
          <w:rFonts w:ascii="Arial" w:hAnsi="Arial" w:cs="Arial"/>
          <w:lang w:val="pt-BR"/>
        </w:rPr>
        <w:t>INSERT INTO estoque VALUES (</w:t>
      </w:r>
      <w:proofErr w:type="gramStart"/>
      <w:r w:rsidRPr="00E27DB9">
        <w:rPr>
          <w:rFonts w:ascii="Arial" w:hAnsi="Arial" w:cs="Arial"/>
          <w:lang w:val="pt-BR"/>
        </w:rPr>
        <w:t>24,</w:t>
      </w:r>
      <w:proofErr w:type="gramEnd"/>
      <w:r w:rsidRPr="00E27DB9">
        <w:rPr>
          <w:rFonts w:ascii="Arial" w:hAnsi="Arial" w:cs="Arial"/>
          <w:lang w:val="pt-BR"/>
        </w:rPr>
        <w:t>155,current_timestamp(2),20,0,20,'Rua General Molina,35 Jd.Dabril- Armazém Reserva', 20,50);</w:t>
      </w:r>
    </w:p>
    <w:p w14:paraId="260FA17E"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25,</w:t>
      </w:r>
      <w:proofErr w:type="gramEnd"/>
      <w:r w:rsidRPr="00F20078">
        <w:rPr>
          <w:rFonts w:ascii="Arial" w:hAnsi="Arial" w:cs="Arial"/>
          <w:lang w:val="pt-BR"/>
        </w:rPr>
        <w:t>205,current_timestamp(2),20,01,19,'Praça Thomas Coelho de Almeida,35 Jd.Dabril- Loja', 20,50);</w:t>
      </w:r>
    </w:p>
    <w:p w14:paraId="40B32F9F"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26,</w:t>
      </w:r>
      <w:proofErr w:type="gramEnd"/>
      <w:r w:rsidRPr="00F20078">
        <w:rPr>
          <w:rFonts w:ascii="Arial" w:hAnsi="Arial" w:cs="Arial"/>
          <w:lang w:val="pt-BR"/>
        </w:rPr>
        <w:t>260,current_timestamp(2),48,24,24,'Praça Thomas Coelho de Almeida,35 Jd.Dabril- Loja', 20,96);</w:t>
      </w:r>
    </w:p>
    <w:p w14:paraId="3536C03A"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27,</w:t>
      </w:r>
      <w:proofErr w:type="gramEnd"/>
      <w:r w:rsidRPr="00F20078">
        <w:rPr>
          <w:rFonts w:ascii="Arial" w:hAnsi="Arial" w:cs="Arial"/>
          <w:lang w:val="pt-BR"/>
        </w:rPr>
        <w:t>258,current_timestamp(2),48,24,24,'Praça Thomas Coelho de Almeida,35 Jd.Dabril- Loja', 20,96);</w:t>
      </w:r>
    </w:p>
    <w:p w14:paraId="10794644"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28,</w:t>
      </w:r>
      <w:proofErr w:type="gramEnd"/>
      <w:r w:rsidRPr="00F20078">
        <w:rPr>
          <w:rFonts w:ascii="Arial" w:hAnsi="Arial" w:cs="Arial"/>
          <w:lang w:val="pt-BR"/>
        </w:rPr>
        <w:t>254,current_timestamp(2),48,24,24,'Praça Thomas Coelho de Almeida,35 Jd.Dabril- Loja', 20,96);</w:t>
      </w:r>
    </w:p>
    <w:p w14:paraId="17896656"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29,</w:t>
      </w:r>
      <w:proofErr w:type="gramEnd"/>
      <w:r w:rsidRPr="00F20078">
        <w:rPr>
          <w:rFonts w:ascii="Arial" w:hAnsi="Arial" w:cs="Arial"/>
          <w:lang w:val="pt-BR"/>
        </w:rPr>
        <w:t>246,current_timestamp(2),100,50,50,'Praça Thomas Coelho de Almeida,35 Jd.Dabril- Loja', 50,150);</w:t>
      </w:r>
    </w:p>
    <w:p w14:paraId="0D27BD99" w14:textId="77777777" w:rsidR="00AD7B90" w:rsidRPr="00F20078" w:rsidRDefault="00AD7B90" w:rsidP="00AD7B90">
      <w:pPr>
        <w:jc w:val="both"/>
        <w:rPr>
          <w:rFonts w:ascii="Arial" w:hAnsi="Arial" w:cs="Arial"/>
          <w:lang w:val="pt-BR"/>
        </w:rPr>
      </w:pPr>
      <w:r w:rsidRPr="00F20078">
        <w:rPr>
          <w:rFonts w:ascii="Arial" w:hAnsi="Arial" w:cs="Arial"/>
          <w:lang w:val="pt-BR"/>
        </w:rPr>
        <w:t>INSERT INTO estoque VALUES (</w:t>
      </w:r>
      <w:proofErr w:type="gramStart"/>
      <w:r w:rsidRPr="00F20078">
        <w:rPr>
          <w:rFonts w:ascii="Arial" w:hAnsi="Arial" w:cs="Arial"/>
          <w:lang w:val="pt-BR"/>
        </w:rPr>
        <w:t>30,</w:t>
      </w:r>
      <w:proofErr w:type="gramEnd"/>
      <w:r w:rsidRPr="00F20078">
        <w:rPr>
          <w:rFonts w:ascii="Arial" w:hAnsi="Arial" w:cs="Arial"/>
          <w:lang w:val="pt-BR"/>
        </w:rPr>
        <w:t>249,current_timestamp(2),100,30,50,'Praça Thomas Coelho de Almeida,35 Jd.Dabril- Loja', 50,150);</w:t>
      </w:r>
    </w:p>
    <w:p w14:paraId="5C2C3485" w14:textId="77777777" w:rsidR="00AD7B90" w:rsidRPr="00F20078" w:rsidRDefault="00AD7B90" w:rsidP="00AD7B90">
      <w:pPr>
        <w:jc w:val="both"/>
        <w:rPr>
          <w:rFonts w:ascii="Arial" w:hAnsi="Arial" w:cs="Arial"/>
          <w:lang w:val="pt-BR"/>
        </w:rPr>
      </w:pPr>
    </w:p>
    <w:p w14:paraId="3D077325" w14:textId="3D435EE8" w:rsidR="003531F3" w:rsidRPr="00F20078" w:rsidRDefault="47BD188B" w:rsidP="00AD7B90">
      <w:pPr>
        <w:pStyle w:val="Ttulo1"/>
        <w:jc w:val="both"/>
        <w:rPr>
          <w:rFonts w:cs="Arial"/>
          <w:sz w:val="20"/>
          <w:szCs w:val="20"/>
          <w:lang w:val="pt-BR"/>
        </w:rPr>
      </w:pPr>
      <w:bookmarkStart w:id="47" w:name="_Toc64929752"/>
      <w:proofErr w:type="gramStart"/>
      <w:r w:rsidRPr="00F20078">
        <w:rPr>
          <w:rFonts w:cs="Arial"/>
          <w:sz w:val="20"/>
          <w:szCs w:val="20"/>
          <w:lang w:val="pt-BR"/>
        </w:rPr>
        <w:t>Implementação</w:t>
      </w:r>
      <w:proofErr w:type="gramEnd"/>
      <w:r w:rsidRPr="00F20078">
        <w:rPr>
          <w:rFonts w:cs="Arial"/>
          <w:sz w:val="20"/>
          <w:szCs w:val="20"/>
          <w:lang w:val="pt-BR"/>
        </w:rPr>
        <w:t xml:space="preserve"> de Consultas SQL</w:t>
      </w:r>
      <w:bookmarkEnd w:id="47"/>
    </w:p>
    <w:p w14:paraId="6732F666" w14:textId="77777777" w:rsidR="00DE3806" w:rsidRPr="00F20078" w:rsidRDefault="00DE3806" w:rsidP="00AD7B90">
      <w:pPr>
        <w:jc w:val="both"/>
        <w:rPr>
          <w:rFonts w:ascii="Arial" w:hAnsi="Arial" w:cs="Arial"/>
          <w:lang w:val="pt-BR"/>
        </w:rPr>
      </w:pPr>
    </w:p>
    <w:p w14:paraId="3B3A2F01" w14:textId="77777777" w:rsidR="00DE3806" w:rsidRPr="00F20078" w:rsidRDefault="00DE3806" w:rsidP="00AD7B90">
      <w:pPr>
        <w:jc w:val="both"/>
        <w:rPr>
          <w:rFonts w:ascii="Arial" w:hAnsi="Arial" w:cs="Arial"/>
          <w:b/>
        </w:rPr>
      </w:pPr>
      <w:r w:rsidRPr="00F20078">
        <w:rPr>
          <w:rFonts w:ascii="Arial" w:hAnsi="Arial" w:cs="Arial"/>
          <w:b/>
        </w:rPr>
        <w:t>Requisito 04 - Permissão para Inventário. SQL</w:t>
      </w:r>
    </w:p>
    <w:p w14:paraId="292388EA" w14:textId="77777777" w:rsidR="00DE3806" w:rsidRPr="00F20078" w:rsidRDefault="00DE3806" w:rsidP="00AD7B90">
      <w:pPr>
        <w:jc w:val="both"/>
        <w:rPr>
          <w:rFonts w:ascii="Arial" w:hAnsi="Arial" w:cs="Arial"/>
          <w:b/>
        </w:rPr>
      </w:pPr>
    </w:p>
    <w:p w14:paraId="422A1F1E"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SELECT c.cod_prod as "Código Produto", p.prod_nome as Produto, p.prod_descr AS Descrição, </w:t>
      </w:r>
    </w:p>
    <w:p w14:paraId="64F88EFF" w14:textId="77777777" w:rsidR="00DE3806" w:rsidRPr="00F20078" w:rsidRDefault="00DE3806" w:rsidP="00AD7B90">
      <w:pPr>
        <w:jc w:val="both"/>
        <w:rPr>
          <w:rFonts w:ascii="Arial" w:hAnsi="Arial" w:cs="Arial"/>
          <w:lang w:val="pt-BR"/>
        </w:rPr>
      </w:pPr>
      <w:proofErr w:type="gramStart"/>
      <w:r w:rsidRPr="00F20078">
        <w:rPr>
          <w:rFonts w:ascii="Arial" w:hAnsi="Arial" w:cs="Arial"/>
          <w:lang w:val="pt-BR"/>
        </w:rPr>
        <w:t>c.</w:t>
      </w:r>
      <w:proofErr w:type="gramEnd"/>
      <w:r w:rsidRPr="00F20078">
        <w:rPr>
          <w:rFonts w:ascii="Arial" w:hAnsi="Arial" w:cs="Arial"/>
          <w:lang w:val="pt-BR"/>
        </w:rPr>
        <w:t>qtd_total AS "Quantidade disponivel em estoque"</w:t>
      </w:r>
    </w:p>
    <w:p w14:paraId="2E92C952" w14:textId="77777777" w:rsidR="00DE3806" w:rsidRPr="00F20078" w:rsidRDefault="00DE3806" w:rsidP="00AD7B90">
      <w:pPr>
        <w:jc w:val="both"/>
        <w:rPr>
          <w:rFonts w:ascii="Arial" w:hAnsi="Arial" w:cs="Arial"/>
        </w:rPr>
      </w:pPr>
      <w:r w:rsidRPr="00F20078">
        <w:rPr>
          <w:rFonts w:ascii="Arial" w:hAnsi="Arial" w:cs="Arial"/>
        </w:rPr>
        <w:t>From estoque c JOIN produto p</w:t>
      </w:r>
    </w:p>
    <w:p w14:paraId="50420BDB" w14:textId="77777777" w:rsidR="00DE3806" w:rsidRPr="00F20078" w:rsidRDefault="00DE3806" w:rsidP="00AD7B90">
      <w:pPr>
        <w:jc w:val="both"/>
        <w:rPr>
          <w:rFonts w:ascii="Arial" w:hAnsi="Arial" w:cs="Arial"/>
          <w:i/>
        </w:rPr>
      </w:pPr>
      <w:r w:rsidRPr="00F20078">
        <w:rPr>
          <w:rFonts w:ascii="Arial" w:hAnsi="Arial" w:cs="Arial"/>
        </w:rPr>
        <w:t>ON (c.cod_prod = p.cod_prod)</w:t>
      </w:r>
      <w:r w:rsidRPr="00F20078">
        <w:rPr>
          <w:rFonts w:ascii="Arial" w:hAnsi="Arial" w:cs="Arial"/>
          <w:i/>
        </w:rPr>
        <w:t xml:space="preserve"> </w:t>
      </w:r>
    </w:p>
    <w:p w14:paraId="09466C00" w14:textId="6DA9FF22" w:rsidR="00DE3806" w:rsidRPr="00F20078" w:rsidRDefault="00DE3806" w:rsidP="00AD7B90">
      <w:pPr>
        <w:jc w:val="both"/>
        <w:rPr>
          <w:rFonts w:ascii="Arial" w:hAnsi="Arial" w:cs="Arial"/>
          <w:i/>
          <w:lang w:val="pt-BR"/>
        </w:rPr>
      </w:pPr>
      <w:r w:rsidRPr="00F20078">
        <w:rPr>
          <w:rFonts w:ascii="Arial" w:hAnsi="Arial" w:cs="Arial"/>
          <w:i/>
          <w:lang w:val="pt-BR"/>
        </w:rPr>
        <w:t>--Funcionário deve analisar quantidade no sistema e conferir a quantidade física em estoque</w:t>
      </w:r>
    </w:p>
    <w:p w14:paraId="53483506" w14:textId="77777777" w:rsidR="00DE3806" w:rsidRPr="00F20078" w:rsidRDefault="00DE3806" w:rsidP="00AD7B90">
      <w:pPr>
        <w:jc w:val="both"/>
        <w:rPr>
          <w:rFonts w:ascii="Arial" w:hAnsi="Arial" w:cs="Arial"/>
          <w:i/>
          <w:lang w:val="pt-BR"/>
        </w:rPr>
      </w:pPr>
    </w:p>
    <w:p w14:paraId="3D457A45" w14:textId="77777777" w:rsidR="00DE3806" w:rsidRPr="00F20078" w:rsidRDefault="00DE3806" w:rsidP="00AD7B90">
      <w:pPr>
        <w:jc w:val="both"/>
        <w:rPr>
          <w:rFonts w:ascii="Arial" w:hAnsi="Arial" w:cs="Arial"/>
          <w:b/>
          <w:lang w:val="pt-BR"/>
        </w:rPr>
      </w:pPr>
      <w:r w:rsidRPr="00F20078">
        <w:rPr>
          <w:rFonts w:ascii="Arial" w:hAnsi="Arial" w:cs="Arial"/>
          <w:b/>
          <w:lang w:val="pt-BR"/>
        </w:rPr>
        <w:t>Requisito 05 - Gerar relatório de controle de estoque mínimo. SQL</w:t>
      </w:r>
    </w:p>
    <w:p w14:paraId="142713FB" w14:textId="77777777" w:rsidR="00DE3806" w:rsidRPr="00F20078" w:rsidRDefault="00DE3806" w:rsidP="00AD7B90">
      <w:pPr>
        <w:jc w:val="both"/>
        <w:rPr>
          <w:rFonts w:ascii="Arial" w:hAnsi="Arial" w:cs="Arial"/>
          <w:b/>
          <w:lang w:val="pt-BR"/>
        </w:rPr>
      </w:pPr>
    </w:p>
    <w:p w14:paraId="2D7080E2"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SELECT </w:t>
      </w:r>
      <w:proofErr w:type="gramStart"/>
      <w:r w:rsidRPr="00F20078">
        <w:rPr>
          <w:rFonts w:ascii="Arial" w:hAnsi="Arial" w:cs="Arial"/>
          <w:lang w:val="pt-BR"/>
        </w:rPr>
        <w:t>INITCAP(</w:t>
      </w:r>
      <w:proofErr w:type="gramEnd"/>
      <w:r w:rsidRPr="00F20078">
        <w:rPr>
          <w:rFonts w:ascii="Arial" w:hAnsi="Arial" w:cs="Arial"/>
          <w:lang w:val="pt-BR"/>
        </w:rPr>
        <w:t>'Data hora contagem: '||e.dt_hora_controle||', Cód. do produto: '</w:t>
      </w:r>
    </w:p>
    <w:p w14:paraId="500D3372"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||e.cod_prod||', Nome do produto: '||p.prod_nome||', Quantidade disponivel em </w:t>
      </w:r>
      <w:proofErr w:type="gramStart"/>
      <w:r w:rsidRPr="00F20078">
        <w:rPr>
          <w:rFonts w:ascii="Arial" w:hAnsi="Arial" w:cs="Arial"/>
          <w:lang w:val="pt-BR"/>
        </w:rPr>
        <w:t>estoque:</w:t>
      </w:r>
      <w:proofErr w:type="gramEnd"/>
      <w:r w:rsidRPr="00F20078">
        <w:rPr>
          <w:rFonts w:ascii="Arial" w:hAnsi="Arial" w:cs="Arial"/>
          <w:lang w:val="pt-BR"/>
        </w:rPr>
        <w:t>'</w:t>
      </w:r>
    </w:p>
    <w:p w14:paraId="257B71FC"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e.qtd_total||' </w:t>
      </w:r>
      <w:proofErr w:type="gramStart"/>
      <w:r w:rsidRPr="00F20078">
        <w:rPr>
          <w:rFonts w:ascii="Arial" w:hAnsi="Arial" w:cs="Arial"/>
          <w:lang w:val="pt-BR"/>
        </w:rPr>
        <w:t>unidades.</w:t>
      </w:r>
      <w:proofErr w:type="gramEnd"/>
      <w:r w:rsidRPr="00F20078">
        <w:rPr>
          <w:rFonts w:ascii="Arial" w:hAnsi="Arial" w:cs="Arial"/>
          <w:lang w:val="pt-BR"/>
        </w:rPr>
        <w:t>') AS "Relação de produtos com menos de 20 unidades"</w:t>
      </w:r>
    </w:p>
    <w:p w14:paraId="0BD094A9" w14:textId="77777777" w:rsidR="00DE3806" w:rsidRPr="00F20078" w:rsidRDefault="00DE3806" w:rsidP="00AD7B90">
      <w:pPr>
        <w:jc w:val="both"/>
        <w:rPr>
          <w:rFonts w:ascii="Arial" w:hAnsi="Arial" w:cs="Arial"/>
        </w:rPr>
      </w:pPr>
      <w:r w:rsidRPr="00F20078">
        <w:rPr>
          <w:rFonts w:ascii="Arial" w:hAnsi="Arial" w:cs="Arial"/>
        </w:rPr>
        <w:t>FROM estoque e inner join produto p</w:t>
      </w:r>
    </w:p>
    <w:p w14:paraId="5BE3CF24" w14:textId="77777777" w:rsidR="00DE3806" w:rsidRPr="00F20078" w:rsidRDefault="00DE3806" w:rsidP="00AD7B90">
      <w:pPr>
        <w:jc w:val="both"/>
        <w:rPr>
          <w:rFonts w:ascii="Arial" w:hAnsi="Arial" w:cs="Arial"/>
        </w:rPr>
      </w:pPr>
      <w:r w:rsidRPr="00F20078">
        <w:rPr>
          <w:rFonts w:ascii="Arial" w:hAnsi="Arial" w:cs="Arial"/>
        </w:rPr>
        <w:lastRenderedPageBreak/>
        <w:t xml:space="preserve"> ON (e.cod_prod = p.cod_prod)</w:t>
      </w:r>
    </w:p>
    <w:p w14:paraId="4D8E7750" w14:textId="77777777" w:rsidR="00DE3806" w:rsidRPr="00F20078" w:rsidRDefault="00DE3806" w:rsidP="00AD7B90">
      <w:pPr>
        <w:jc w:val="both"/>
        <w:rPr>
          <w:rFonts w:ascii="Arial" w:hAnsi="Arial" w:cs="Arial"/>
          <w:lang w:val="pt-BR"/>
        </w:rPr>
      </w:pPr>
      <w:r w:rsidRPr="00F20078">
        <w:rPr>
          <w:rFonts w:ascii="Arial" w:hAnsi="Arial" w:cs="Arial"/>
        </w:rPr>
        <w:t xml:space="preserve"> </w:t>
      </w:r>
      <w:r w:rsidRPr="00F20078">
        <w:rPr>
          <w:rFonts w:ascii="Arial" w:hAnsi="Arial" w:cs="Arial"/>
          <w:lang w:val="pt-BR"/>
        </w:rPr>
        <w:t>WHERE e.qtd_total &lt;=</w:t>
      </w:r>
      <w:proofErr w:type="gramStart"/>
      <w:r w:rsidRPr="00F20078">
        <w:rPr>
          <w:rFonts w:ascii="Arial" w:hAnsi="Arial" w:cs="Arial"/>
          <w:lang w:val="pt-BR"/>
        </w:rPr>
        <w:t>20 ;</w:t>
      </w:r>
      <w:proofErr w:type="gramEnd"/>
    </w:p>
    <w:p w14:paraId="0126476A" w14:textId="77777777" w:rsidR="00DE3806" w:rsidRPr="00F20078" w:rsidRDefault="00DE3806" w:rsidP="00AD7B90">
      <w:pPr>
        <w:jc w:val="both"/>
        <w:rPr>
          <w:rFonts w:ascii="Arial" w:hAnsi="Arial" w:cs="Arial"/>
          <w:lang w:val="pt-BR"/>
        </w:rPr>
      </w:pPr>
    </w:p>
    <w:p w14:paraId="6D840CBB" w14:textId="77777777" w:rsidR="00DE3806" w:rsidRPr="00F20078" w:rsidRDefault="00DE3806" w:rsidP="00AD7B90">
      <w:pPr>
        <w:jc w:val="both"/>
        <w:rPr>
          <w:rFonts w:ascii="Arial" w:hAnsi="Arial" w:cs="Arial"/>
          <w:b/>
          <w:lang w:val="pt-BR"/>
        </w:rPr>
      </w:pPr>
      <w:r w:rsidRPr="00F20078">
        <w:rPr>
          <w:rFonts w:ascii="Arial" w:hAnsi="Arial" w:cs="Arial"/>
          <w:b/>
          <w:lang w:val="pt-BR"/>
        </w:rPr>
        <w:t>Requisito 06 - Gerar controle pela data de validade. SQL</w:t>
      </w:r>
    </w:p>
    <w:p w14:paraId="37D1A7FC" w14:textId="77777777" w:rsidR="00DE3806" w:rsidRPr="00F20078" w:rsidRDefault="00DE3806" w:rsidP="00AD7B90">
      <w:pPr>
        <w:jc w:val="both"/>
        <w:rPr>
          <w:rFonts w:ascii="Arial" w:hAnsi="Arial" w:cs="Arial"/>
          <w:b/>
          <w:lang w:val="pt-BR"/>
        </w:rPr>
      </w:pPr>
    </w:p>
    <w:p w14:paraId="7DE94583"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Produtos com vencimento em </w:t>
      </w:r>
      <w:proofErr w:type="gramStart"/>
      <w:r w:rsidRPr="00F20078">
        <w:rPr>
          <w:rFonts w:ascii="Arial" w:hAnsi="Arial" w:cs="Arial"/>
          <w:lang w:val="pt-BR"/>
        </w:rPr>
        <w:t>3</w:t>
      </w:r>
      <w:proofErr w:type="gramEnd"/>
      <w:r w:rsidRPr="00F20078">
        <w:rPr>
          <w:rFonts w:ascii="Arial" w:hAnsi="Arial" w:cs="Arial"/>
          <w:lang w:val="pt-BR"/>
        </w:rPr>
        <w:t xml:space="preserve"> meses</w:t>
      </w:r>
    </w:p>
    <w:p w14:paraId="791C9BDC" w14:textId="77777777" w:rsidR="00DE3806" w:rsidRPr="00F20078" w:rsidRDefault="00DE3806" w:rsidP="00AD7B90">
      <w:pPr>
        <w:jc w:val="both"/>
        <w:rPr>
          <w:rFonts w:ascii="Arial" w:hAnsi="Arial" w:cs="Arial"/>
          <w:lang w:val="pt-BR"/>
        </w:rPr>
      </w:pPr>
      <w:r w:rsidRPr="00F20078">
        <w:rPr>
          <w:rFonts w:ascii="Arial" w:hAnsi="Arial" w:cs="Arial"/>
          <w:lang w:val="pt-BR"/>
        </w:rPr>
        <w:t>SELECT c.cod_prod, p.prod_nome, p.prod_marca, c.dt_validade, c.</w:t>
      </w:r>
      <w:proofErr w:type="gramStart"/>
      <w:r w:rsidRPr="00F20078">
        <w:rPr>
          <w:rFonts w:ascii="Arial" w:hAnsi="Arial" w:cs="Arial"/>
          <w:lang w:val="pt-BR"/>
        </w:rPr>
        <w:t>valor_total</w:t>
      </w:r>
      <w:proofErr w:type="gramEnd"/>
    </w:p>
    <w:p w14:paraId="59944F11" w14:textId="77777777" w:rsidR="00DE3806" w:rsidRPr="00F20078" w:rsidRDefault="00DE3806" w:rsidP="00AD7B90">
      <w:pPr>
        <w:jc w:val="both"/>
        <w:rPr>
          <w:rFonts w:ascii="Arial" w:hAnsi="Arial" w:cs="Arial"/>
        </w:rPr>
      </w:pPr>
      <w:r w:rsidRPr="00F20078">
        <w:rPr>
          <w:rFonts w:ascii="Arial" w:hAnsi="Arial" w:cs="Arial"/>
        </w:rPr>
        <w:t>From fornecimento c inner join produto p</w:t>
      </w:r>
    </w:p>
    <w:p w14:paraId="29AA1AAA" w14:textId="77777777" w:rsidR="00DE3806" w:rsidRPr="00F20078" w:rsidRDefault="00DE3806" w:rsidP="00AD7B90">
      <w:pPr>
        <w:jc w:val="both"/>
        <w:rPr>
          <w:rFonts w:ascii="Arial" w:hAnsi="Arial" w:cs="Arial"/>
        </w:rPr>
      </w:pPr>
      <w:proofErr w:type="gramStart"/>
      <w:r w:rsidRPr="00F20078">
        <w:rPr>
          <w:rFonts w:ascii="Arial" w:hAnsi="Arial" w:cs="Arial"/>
        </w:rPr>
        <w:t>on</w:t>
      </w:r>
      <w:proofErr w:type="gramEnd"/>
      <w:r w:rsidRPr="00F20078">
        <w:rPr>
          <w:rFonts w:ascii="Arial" w:hAnsi="Arial" w:cs="Arial"/>
        </w:rPr>
        <w:t xml:space="preserve"> (c.cod_prod=p.cod_prod)</w:t>
      </w:r>
    </w:p>
    <w:p w14:paraId="7DCDBD47" w14:textId="77777777" w:rsidR="00DE3806" w:rsidRPr="00F20078" w:rsidRDefault="00DE3806" w:rsidP="00AD7B90">
      <w:pPr>
        <w:jc w:val="both"/>
        <w:rPr>
          <w:rFonts w:ascii="Arial" w:hAnsi="Arial" w:cs="Arial"/>
        </w:rPr>
      </w:pPr>
      <w:r w:rsidRPr="00F20078">
        <w:rPr>
          <w:rFonts w:ascii="Arial" w:hAnsi="Arial" w:cs="Arial"/>
        </w:rPr>
        <w:t>WHERE dt_validade &lt; current_date + INTERVAL '3' MONTH</w:t>
      </w:r>
    </w:p>
    <w:p w14:paraId="58E33E9C" w14:textId="77777777" w:rsidR="00DE3806" w:rsidRPr="00F20078" w:rsidRDefault="00DE3806" w:rsidP="00AD7B90">
      <w:pPr>
        <w:jc w:val="both"/>
        <w:rPr>
          <w:rFonts w:ascii="Arial" w:hAnsi="Arial" w:cs="Arial"/>
        </w:rPr>
      </w:pPr>
    </w:p>
    <w:p w14:paraId="20E5BD37"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Produtos com vencimento em </w:t>
      </w:r>
      <w:proofErr w:type="gramStart"/>
      <w:r w:rsidRPr="00F20078">
        <w:rPr>
          <w:rFonts w:ascii="Arial" w:hAnsi="Arial" w:cs="Arial"/>
          <w:lang w:val="pt-BR"/>
        </w:rPr>
        <w:t>6</w:t>
      </w:r>
      <w:proofErr w:type="gramEnd"/>
      <w:r w:rsidRPr="00F20078">
        <w:rPr>
          <w:rFonts w:ascii="Arial" w:hAnsi="Arial" w:cs="Arial"/>
          <w:lang w:val="pt-BR"/>
        </w:rPr>
        <w:t xml:space="preserve"> meses</w:t>
      </w:r>
    </w:p>
    <w:p w14:paraId="2898B8F4" w14:textId="77777777" w:rsidR="00DE3806" w:rsidRPr="00F20078" w:rsidRDefault="00DE3806" w:rsidP="00AD7B90">
      <w:pPr>
        <w:jc w:val="both"/>
        <w:rPr>
          <w:rFonts w:ascii="Arial" w:hAnsi="Arial" w:cs="Arial"/>
          <w:lang w:val="pt-BR"/>
        </w:rPr>
      </w:pPr>
      <w:r w:rsidRPr="00F20078">
        <w:rPr>
          <w:rFonts w:ascii="Arial" w:hAnsi="Arial" w:cs="Arial"/>
          <w:lang w:val="pt-BR"/>
        </w:rPr>
        <w:t>SELECT c.cod_prod, p.prod_nome, p.prod_marca, c.dt_validade, c.</w:t>
      </w:r>
      <w:proofErr w:type="gramStart"/>
      <w:r w:rsidRPr="00F20078">
        <w:rPr>
          <w:rFonts w:ascii="Arial" w:hAnsi="Arial" w:cs="Arial"/>
          <w:lang w:val="pt-BR"/>
        </w:rPr>
        <w:t>valor_total</w:t>
      </w:r>
      <w:proofErr w:type="gramEnd"/>
    </w:p>
    <w:p w14:paraId="05FC378B" w14:textId="77777777" w:rsidR="00DE3806" w:rsidRPr="00F20078" w:rsidRDefault="00DE3806" w:rsidP="00AD7B90">
      <w:pPr>
        <w:jc w:val="both"/>
        <w:rPr>
          <w:rFonts w:ascii="Arial" w:hAnsi="Arial" w:cs="Arial"/>
        </w:rPr>
      </w:pPr>
      <w:r w:rsidRPr="00F20078">
        <w:rPr>
          <w:rFonts w:ascii="Arial" w:hAnsi="Arial" w:cs="Arial"/>
        </w:rPr>
        <w:t>From fornecimento c inner join produto p</w:t>
      </w:r>
    </w:p>
    <w:p w14:paraId="37EB8D3D" w14:textId="77777777" w:rsidR="00DE3806" w:rsidRPr="00F20078" w:rsidRDefault="00DE3806" w:rsidP="00AD7B90">
      <w:pPr>
        <w:jc w:val="both"/>
        <w:rPr>
          <w:rFonts w:ascii="Arial" w:hAnsi="Arial" w:cs="Arial"/>
        </w:rPr>
      </w:pPr>
      <w:proofErr w:type="gramStart"/>
      <w:r w:rsidRPr="00F20078">
        <w:rPr>
          <w:rFonts w:ascii="Arial" w:hAnsi="Arial" w:cs="Arial"/>
        </w:rPr>
        <w:t>on</w:t>
      </w:r>
      <w:proofErr w:type="gramEnd"/>
      <w:r w:rsidRPr="00F20078">
        <w:rPr>
          <w:rFonts w:ascii="Arial" w:hAnsi="Arial" w:cs="Arial"/>
        </w:rPr>
        <w:t xml:space="preserve"> (c.cod_prod=p.cod_prod)</w:t>
      </w:r>
    </w:p>
    <w:p w14:paraId="62962A69" w14:textId="77777777" w:rsidR="00DE3806" w:rsidRPr="00F20078" w:rsidRDefault="00DE3806" w:rsidP="00AD7B90">
      <w:pPr>
        <w:jc w:val="both"/>
        <w:rPr>
          <w:rFonts w:ascii="Arial" w:hAnsi="Arial" w:cs="Arial"/>
        </w:rPr>
      </w:pPr>
      <w:r w:rsidRPr="00F20078">
        <w:rPr>
          <w:rFonts w:ascii="Arial" w:hAnsi="Arial" w:cs="Arial"/>
        </w:rPr>
        <w:t>WHERE dt_validade &lt; current_date + INTERVAL '6' MONTH</w:t>
      </w:r>
    </w:p>
    <w:p w14:paraId="35E5E266" w14:textId="77777777" w:rsidR="00DE3806" w:rsidRPr="00F20078" w:rsidRDefault="00DE3806" w:rsidP="00AD7B90">
      <w:pPr>
        <w:jc w:val="both"/>
        <w:rPr>
          <w:rFonts w:ascii="Arial" w:hAnsi="Arial" w:cs="Arial"/>
        </w:rPr>
      </w:pPr>
    </w:p>
    <w:p w14:paraId="4F2B3E3E" w14:textId="77777777" w:rsidR="00DE3806" w:rsidRPr="00F20078" w:rsidRDefault="00DE3806" w:rsidP="00AD7B90">
      <w:pPr>
        <w:jc w:val="both"/>
        <w:rPr>
          <w:rFonts w:ascii="Arial" w:hAnsi="Arial" w:cs="Arial"/>
          <w:lang w:val="pt-BR"/>
        </w:rPr>
      </w:pPr>
      <w:r w:rsidRPr="00F20078">
        <w:rPr>
          <w:rFonts w:ascii="Arial" w:hAnsi="Arial" w:cs="Arial"/>
          <w:lang w:val="pt-BR"/>
        </w:rPr>
        <w:t>-- Produtos com vencimento em 12 meses</w:t>
      </w:r>
    </w:p>
    <w:p w14:paraId="48FFAC89" w14:textId="77777777" w:rsidR="00DE3806" w:rsidRPr="00F20078" w:rsidRDefault="00DE3806" w:rsidP="00AD7B90">
      <w:pPr>
        <w:jc w:val="both"/>
        <w:rPr>
          <w:rFonts w:ascii="Arial" w:hAnsi="Arial" w:cs="Arial"/>
          <w:lang w:val="pt-BR"/>
        </w:rPr>
      </w:pPr>
      <w:r w:rsidRPr="00F20078">
        <w:rPr>
          <w:rFonts w:ascii="Arial" w:hAnsi="Arial" w:cs="Arial"/>
          <w:lang w:val="pt-BR"/>
        </w:rPr>
        <w:t>SELECT c.cod_prod, p.prod_nome, p.prod_marca, c.dt_validade, c.</w:t>
      </w:r>
      <w:proofErr w:type="gramStart"/>
      <w:r w:rsidRPr="00F20078">
        <w:rPr>
          <w:rFonts w:ascii="Arial" w:hAnsi="Arial" w:cs="Arial"/>
          <w:lang w:val="pt-BR"/>
        </w:rPr>
        <w:t>valor_total</w:t>
      </w:r>
      <w:proofErr w:type="gramEnd"/>
    </w:p>
    <w:p w14:paraId="138ADFB6" w14:textId="77777777" w:rsidR="00DE3806" w:rsidRPr="00F20078" w:rsidRDefault="00DE3806" w:rsidP="00AD7B90">
      <w:pPr>
        <w:jc w:val="both"/>
        <w:rPr>
          <w:rFonts w:ascii="Arial" w:hAnsi="Arial" w:cs="Arial"/>
        </w:rPr>
      </w:pPr>
      <w:r w:rsidRPr="00F20078">
        <w:rPr>
          <w:rFonts w:ascii="Arial" w:hAnsi="Arial" w:cs="Arial"/>
        </w:rPr>
        <w:t>From fornecimento c inner join produto p</w:t>
      </w:r>
    </w:p>
    <w:p w14:paraId="51B4F7B9" w14:textId="77777777" w:rsidR="00DE3806" w:rsidRPr="00F20078" w:rsidRDefault="00DE3806" w:rsidP="00AD7B90">
      <w:pPr>
        <w:jc w:val="both"/>
        <w:rPr>
          <w:rFonts w:ascii="Arial" w:hAnsi="Arial" w:cs="Arial"/>
        </w:rPr>
      </w:pPr>
      <w:proofErr w:type="gramStart"/>
      <w:r w:rsidRPr="00F20078">
        <w:rPr>
          <w:rFonts w:ascii="Arial" w:hAnsi="Arial" w:cs="Arial"/>
        </w:rPr>
        <w:t>on</w:t>
      </w:r>
      <w:proofErr w:type="gramEnd"/>
      <w:r w:rsidRPr="00F20078">
        <w:rPr>
          <w:rFonts w:ascii="Arial" w:hAnsi="Arial" w:cs="Arial"/>
        </w:rPr>
        <w:t xml:space="preserve"> (c.cod_prod=p.cod_prod)</w:t>
      </w:r>
    </w:p>
    <w:p w14:paraId="26904D4C" w14:textId="77777777" w:rsidR="00DE3806" w:rsidRPr="00F20078" w:rsidRDefault="00DE3806" w:rsidP="00AD7B90">
      <w:pPr>
        <w:jc w:val="both"/>
        <w:rPr>
          <w:rFonts w:ascii="Arial" w:hAnsi="Arial" w:cs="Arial"/>
        </w:rPr>
      </w:pPr>
      <w:r w:rsidRPr="00F20078">
        <w:rPr>
          <w:rFonts w:ascii="Arial" w:hAnsi="Arial" w:cs="Arial"/>
        </w:rPr>
        <w:t>WHERE dt_validade &lt; current_date + INTERVAL '1' YEAR</w:t>
      </w:r>
    </w:p>
    <w:p w14:paraId="08F23554" w14:textId="77777777" w:rsidR="00DE3806" w:rsidRPr="00F20078" w:rsidRDefault="00DE3806" w:rsidP="00AD7B90">
      <w:pPr>
        <w:jc w:val="both"/>
        <w:rPr>
          <w:rFonts w:ascii="Arial" w:hAnsi="Arial" w:cs="Arial"/>
        </w:rPr>
      </w:pPr>
    </w:p>
    <w:p w14:paraId="4EF48D63" w14:textId="77777777" w:rsidR="00DE3806" w:rsidRPr="00F20078" w:rsidRDefault="00DE3806" w:rsidP="00AD7B90">
      <w:pPr>
        <w:jc w:val="both"/>
        <w:rPr>
          <w:rFonts w:ascii="Arial" w:hAnsi="Arial" w:cs="Arial"/>
          <w:lang w:val="pt-BR"/>
        </w:rPr>
      </w:pPr>
      <w:r w:rsidRPr="00F20078">
        <w:rPr>
          <w:rFonts w:ascii="Arial" w:hAnsi="Arial" w:cs="Arial"/>
          <w:lang w:val="pt-BR"/>
        </w:rPr>
        <w:t>-- Produtos com vencimento em 24 meses</w:t>
      </w:r>
    </w:p>
    <w:p w14:paraId="16E0FFCF" w14:textId="77777777" w:rsidR="00DE3806" w:rsidRPr="00F20078" w:rsidRDefault="00DE3806" w:rsidP="00AD7B90">
      <w:pPr>
        <w:jc w:val="both"/>
        <w:rPr>
          <w:rFonts w:ascii="Arial" w:hAnsi="Arial" w:cs="Arial"/>
          <w:lang w:val="pt-BR"/>
        </w:rPr>
      </w:pPr>
      <w:r w:rsidRPr="00F20078">
        <w:rPr>
          <w:rFonts w:ascii="Arial" w:hAnsi="Arial" w:cs="Arial"/>
          <w:lang w:val="pt-BR"/>
        </w:rPr>
        <w:t>SELECT c.cod_prod, p.prod_nome, p.prod_marca, c.dt_validade, c.</w:t>
      </w:r>
      <w:proofErr w:type="gramStart"/>
      <w:r w:rsidRPr="00F20078">
        <w:rPr>
          <w:rFonts w:ascii="Arial" w:hAnsi="Arial" w:cs="Arial"/>
          <w:lang w:val="pt-BR"/>
        </w:rPr>
        <w:t>valor_total</w:t>
      </w:r>
      <w:proofErr w:type="gramEnd"/>
    </w:p>
    <w:p w14:paraId="50C270CE" w14:textId="77777777" w:rsidR="00DE3806" w:rsidRPr="00F20078" w:rsidRDefault="00DE3806" w:rsidP="00AD7B90">
      <w:pPr>
        <w:jc w:val="both"/>
        <w:rPr>
          <w:rFonts w:ascii="Arial" w:hAnsi="Arial" w:cs="Arial"/>
        </w:rPr>
      </w:pPr>
      <w:r w:rsidRPr="00F20078">
        <w:rPr>
          <w:rFonts w:ascii="Arial" w:hAnsi="Arial" w:cs="Arial"/>
        </w:rPr>
        <w:t>From fornecimento c inner join produto p</w:t>
      </w:r>
    </w:p>
    <w:p w14:paraId="4E6E690D" w14:textId="77777777" w:rsidR="00DE3806" w:rsidRPr="00F20078" w:rsidRDefault="00DE3806" w:rsidP="00AD7B90">
      <w:pPr>
        <w:jc w:val="both"/>
        <w:rPr>
          <w:rFonts w:ascii="Arial" w:hAnsi="Arial" w:cs="Arial"/>
        </w:rPr>
      </w:pPr>
      <w:proofErr w:type="gramStart"/>
      <w:r w:rsidRPr="00F20078">
        <w:rPr>
          <w:rFonts w:ascii="Arial" w:hAnsi="Arial" w:cs="Arial"/>
        </w:rPr>
        <w:t>on</w:t>
      </w:r>
      <w:proofErr w:type="gramEnd"/>
      <w:r w:rsidRPr="00F20078">
        <w:rPr>
          <w:rFonts w:ascii="Arial" w:hAnsi="Arial" w:cs="Arial"/>
        </w:rPr>
        <w:t xml:space="preserve"> (c.cod_prod=p.cod_prod)</w:t>
      </w:r>
    </w:p>
    <w:p w14:paraId="7CC0E5DF" w14:textId="77777777" w:rsidR="00DE3806" w:rsidRPr="00F20078" w:rsidRDefault="00DE3806" w:rsidP="00AD7B90">
      <w:pPr>
        <w:jc w:val="both"/>
        <w:rPr>
          <w:rFonts w:ascii="Arial" w:hAnsi="Arial" w:cs="Arial"/>
        </w:rPr>
      </w:pPr>
      <w:r w:rsidRPr="00F20078">
        <w:rPr>
          <w:rFonts w:ascii="Arial" w:hAnsi="Arial" w:cs="Arial"/>
        </w:rPr>
        <w:t>WHERE dt_validade &lt; current_date + INTERVAL '2' YEAR</w:t>
      </w:r>
    </w:p>
    <w:p w14:paraId="35893252" w14:textId="77777777" w:rsidR="00DE3806" w:rsidRPr="00F20078" w:rsidRDefault="00DE3806" w:rsidP="00AD7B90">
      <w:pPr>
        <w:jc w:val="both"/>
        <w:rPr>
          <w:rFonts w:ascii="Arial" w:hAnsi="Arial" w:cs="Arial"/>
        </w:rPr>
      </w:pPr>
    </w:p>
    <w:p w14:paraId="0F3F872A" w14:textId="77777777" w:rsidR="00DE3806" w:rsidRPr="00F20078" w:rsidRDefault="00DE3806" w:rsidP="00AD7B90">
      <w:pPr>
        <w:jc w:val="both"/>
        <w:rPr>
          <w:rFonts w:ascii="Arial" w:hAnsi="Arial" w:cs="Arial"/>
          <w:b/>
          <w:lang w:val="pt-BR"/>
        </w:rPr>
      </w:pPr>
      <w:r w:rsidRPr="00F20078">
        <w:rPr>
          <w:rFonts w:ascii="Arial" w:hAnsi="Arial" w:cs="Arial"/>
          <w:b/>
          <w:lang w:val="pt-BR"/>
        </w:rPr>
        <w:t>-- Requisito 07 - Gerar relatório com dados do fornecedor.</w:t>
      </w:r>
    </w:p>
    <w:p w14:paraId="13310025"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SELECT ('Nome Fornecedor: '||forn_nome||', Telefone: '||forn_fone|| ', </w:t>
      </w:r>
      <w:proofErr w:type="gramStart"/>
      <w:r w:rsidRPr="00F20078">
        <w:rPr>
          <w:rFonts w:ascii="Arial" w:hAnsi="Arial" w:cs="Arial"/>
          <w:lang w:val="pt-BR"/>
        </w:rPr>
        <w:t>E-mail:</w:t>
      </w:r>
      <w:proofErr w:type="gramEnd"/>
      <w:r w:rsidRPr="00F20078">
        <w:rPr>
          <w:rFonts w:ascii="Arial" w:hAnsi="Arial" w:cs="Arial"/>
          <w:lang w:val="pt-BR"/>
        </w:rPr>
        <w:t>'||forn_email) AS "Dados Fornecedor"</w:t>
      </w:r>
    </w:p>
    <w:p w14:paraId="59DF5385" w14:textId="77777777" w:rsidR="00DE3806" w:rsidRPr="00F20078" w:rsidRDefault="00DE3806" w:rsidP="00AD7B90">
      <w:pPr>
        <w:jc w:val="both"/>
        <w:rPr>
          <w:rFonts w:ascii="Arial" w:hAnsi="Arial" w:cs="Arial"/>
        </w:rPr>
      </w:pPr>
      <w:r w:rsidRPr="00F20078">
        <w:rPr>
          <w:rFonts w:ascii="Arial" w:hAnsi="Arial" w:cs="Arial"/>
        </w:rPr>
        <w:t>FROM fornecedor</w:t>
      </w:r>
    </w:p>
    <w:p w14:paraId="7E232687" w14:textId="79F8B859" w:rsidR="00DE3806" w:rsidRPr="00F20078" w:rsidRDefault="00AD7B90" w:rsidP="00AD7B90">
      <w:pPr>
        <w:jc w:val="both"/>
        <w:rPr>
          <w:rFonts w:ascii="Arial" w:hAnsi="Arial" w:cs="Arial"/>
        </w:rPr>
      </w:pPr>
      <w:r w:rsidRPr="00F20078">
        <w:rPr>
          <w:rFonts w:ascii="Arial" w:hAnsi="Arial" w:cs="Arial"/>
        </w:rPr>
        <w:t>WHERE forn_tipo = 'PJ';</w:t>
      </w:r>
    </w:p>
    <w:p w14:paraId="55C53653" w14:textId="77777777" w:rsidR="00AD7B90" w:rsidRPr="00F20078" w:rsidRDefault="00AD7B90" w:rsidP="00AD7B90">
      <w:pPr>
        <w:jc w:val="both"/>
        <w:rPr>
          <w:rFonts w:ascii="Arial" w:hAnsi="Arial" w:cs="Arial"/>
        </w:rPr>
      </w:pPr>
    </w:p>
    <w:p w14:paraId="3DB9D55B" w14:textId="58F22EE7" w:rsidR="003531F3" w:rsidRPr="00F20078" w:rsidRDefault="47BD188B" w:rsidP="00AD7B90">
      <w:pPr>
        <w:pStyle w:val="Ttulo1"/>
        <w:jc w:val="both"/>
        <w:rPr>
          <w:rFonts w:cs="Arial"/>
          <w:sz w:val="20"/>
          <w:szCs w:val="20"/>
          <w:lang w:val="pt-BR"/>
        </w:rPr>
      </w:pPr>
      <w:r w:rsidRPr="00E27DB9">
        <w:rPr>
          <w:rFonts w:cs="Arial"/>
          <w:sz w:val="20"/>
          <w:szCs w:val="20"/>
        </w:rPr>
        <w:t xml:space="preserve"> </w:t>
      </w:r>
      <w:bookmarkStart w:id="48" w:name="_Toc64929753"/>
      <w:r w:rsidRPr="00F20078">
        <w:rPr>
          <w:rFonts w:cs="Arial"/>
          <w:sz w:val="20"/>
          <w:szCs w:val="20"/>
          <w:lang w:val="pt-BR"/>
        </w:rPr>
        <w:t>Extração de Dados Operacionais com Phyton</w:t>
      </w:r>
      <w:bookmarkEnd w:id="48"/>
    </w:p>
    <w:p w14:paraId="09C20212" w14:textId="42BDB016" w:rsidR="00AD7B90" w:rsidRPr="00CD1CD4" w:rsidRDefault="00AD7B90" w:rsidP="00AD7B90">
      <w:pPr>
        <w:jc w:val="both"/>
        <w:rPr>
          <w:rFonts w:ascii="Arial" w:hAnsi="Arial" w:cs="Arial"/>
          <w:b/>
          <w:lang w:val="pt-BR"/>
        </w:rPr>
      </w:pPr>
      <w:r w:rsidRPr="00CD1CD4">
        <w:rPr>
          <w:rFonts w:ascii="Arial" w:hAnsi="Arial" w:cs="Arial"/>
          <w:b/>
          <w:lang w:val="pt-BR"/>
        </w:rPr>
        <w:t>Requisito</w:t>
      </w:r>
      <w:r w:rsidR="00CD1CD4">
        <w:rPr>
          <w:rFonts w:ascii="Arial" w:hAnsi="Arial" w:cs="Arial"/>
          <w:b/>
          <w:lang w:val="pt-BR"/>
        </w:rPr>
        <w:t>s</w:t>
      </w:r>
      <w:r w:rsidRPr="00CD1CD4">
        <w:rPr>
          <w:rFonts w:ascii="Arial" w:hAnsi="Arial" w:cs="Arial"/>
          <w:b/>
          <w:lang w:val="pt-BR"/>
        </w:rPr>
        <w:t xml:space="preserve"> 08</w:t>
      </w:r>
      <w:r w:rsidR="0016398B" w:rsidRPr="00CD1CD4">
        <w:rPr>
          <w:rFonts w:ascii="Arial" w:hAnsi="Arial" w:cs="Arial"/>
          <w:b/>
          <w:lang w:val="pt-BR"/>
        </w:rPr>
        <w:t xml:space="preserve"> </w:t>
      </w:r>
      <w:r w:rsidR="00CD1CD4" w:rsidRPr="00CD1CD4">
        <w:rPr>
          <w:rFonts w:ascii="Arial" w:hAnsi="Arial" w:cs="Arial"/>
          <w:b/>
          <w:lang w:val="pt-BR"/>
        </w:rPr>
        <w:t>aos 16</w:t>
      </w:r>
      <w:r w:rsidRPr="00CD1CD4">
        <w:rPr>
          <w:rFonts w:ascii="Arial" w:hAnsi="Arial" w:cs="Arial"/>
          <w:b/>
          <w:lang w:val="pt-BR"/>
        </w:rPr>
        <w:t xml:space="preserve"> –</w:t>
      </w:r>
      <w:r w:rsidR="00CD1CD4">
        <w:rPr>
          <w:rFonts w:ascii="Arial" w:hAnsi="Arial" w:cs="Arial"/>
          <w:b/>
          <w:lang w:val="pt-BR"/>
        </w:rPr>
        <w:t xml:space="preserve"> </w:t>
      </w:r>
      <w:r w:rsidRPr="00CD1CD4">
        <w:rPr>
          <w:rFonts w:ascii="Arial" w:hAnsi="Arial" w:cs="Arial"/>
          <w:b/>
          <w:lang w:val="pt-BR"/>
        </w:rPr>
        <w:t>Conexão</w:t>
      </w:r>
      <w:r w:rsidRPr="00CD1CD4">
        <w:rPr>
          <w:rFonts w:ascii="Arial" w:hAnsi="Arial" w:cs="Arial"/>
          <w:b/>
          <w:shd w:val="clear" w:color="auto" w:fill="FFFFFF"/>
          <w:lang w:val="pt-BR"/>
        </w:rPr>
        <w:t xml:space="preserve"> Postgres com código Python.</w:t>
      </w:r>
    </w:p>
    <w:p w14:paraId="5B3AB86D" w14:textId="77777777" w:rsidR="00DE3806" w:rsidRPr="00F20078" w:rsidRDefault="00DE3806" w:rsidP="00AD7B90">
      <w:pPr>
        <w:jc w:val="both"/>
        <w:rPr>
          <w:rFonts w:ascii="Arial" w:hAnsi="Arial" w:cs="Arial"/>
          <w:lang w:val="pt-BR"/>
        </w:rPr>
      </w:pPr>
    </w:p>
    <w:p w14:paraId="1FFD0E85" w14:textId="2DDB9047" w:rsidR="00DE3806" w:rsidRPr="00F20078" w:rsidRDefault="00DE3806" w:rsidP="00AD7B90">
      <w:pPr>
        <w:jc w:val="both"/>
        <w:rPr>
          <w:rFonts w:ascii="Arial" w:hAnsi="Arial" w:cs="Arial"/>
          <w:lang w:val="pt-BR"/>
        </w:rPr>
      </w:pPr>
      <w:r w:rsidRPr="00F20078">
        <w:rPr>
          <w:rFonts w:ascii="Arial" w:hAnsi="Arial" w:cs="Arial"/>
          <w:lang w:val="pt-BR"/>
        </w:rPr>
        <w:t>#SEGUE O CÓDIGO EM PYTHON:</w:t>
      </w:r>
    </w:p>
    <w:p w14:paraId="67A24615" w14:textId="77777777" w:rsidR="00DE3806" w:rsidRPr="00F20078" w:rsidRDefault="00DE3806" w:rsidP="00AD7B90">
      <w:pPr>
        <w:jc w:val="both"/>
        <w:rPr>
          <w:rFonts w:ascii="Arial" w:hAnsi="Arial" w:cs="Arial"/>
        </w:rPr>
      </w:pPr>
      <w:proofErr w:type="gramStart"/>
      <w:r w:rsidRPr="00F20078">
        <w:rPr>
          <w:rFonts w:ascii="Arial" w:hAnsi="Arial" w:cs="Arial"/>
        </w:rPr>
        <w:t>import</w:t>
      </w:r>
      <w:proofErr w:type="gramEnd"/>
      <w:r w:rsidRPr="00F20078">
        <w:rPr>
          <w:rFonts w:ascii="Arial" w:hAnsi="Arial" w:cs="Arial"/>
        </w:rPr>
        <w:t xml:space="preserve"> tkinter as tk</w:t>
      </w:r>
    </w:p>
    <w:p w14:paraId="57678A2A" w14:textId="77777777" w:rsidR="00DE3806" w:rsidRPr="00F20078" w:rsidRDefault="00DE3806" w:rsidP="00AD7B90">
      <w:pPr>
        <w:jc w:val="both"/>
        <w:rPr>
          <w:rFonts w:ascii="Arial" w:hAnsi="Arial" w:cs="Arial"/>
        </w:rPr>
      </w:pPr>
      <w:proofErr w:type="gramStart"/>
      <w:r w:rsidRPr="00F20078">
        <w:rPr>
          <w:rFonts w:ascii="Arial" w:hAnsi="Arial" w:cs="Arial"/>
        </w:rPr>
        <w:t>import</w:t>
      </w:r>
      <w:proofErr w:type="gramEnd"/>
      <w:r w:rsidRPr="00F20078">
        <w:rPr>
          <w:rFonts w:ascii="Arial" w:hAnsi="Arial" w:cs="Arial"/>
        </w:rPr>
        <w:t xml:space="preserve"> PySimpleGUI as sg</w:t>
      </w:r>
    </w:p>
    <w:p w14:paraId="3A2C54BC" w14:textId="77777777" w:rsidR="00DE3806" w:rsidRPr="00F20078" w:rsidRDefault="00DE3806" w:rsidP="00AD7B90">
      <w:pPr>
        <w:jc w:val="both"/>
        <w:rPr>
          <w:rFonts w:ascii="Arial" w:hAnsi="Arial" w:cs="Arial"/>
        </w:rPr>
      </w:pPr>
      <w:proofErr w:type="gramStart"/>
      <w:r w:rsidRPr="00F20078">
        <w:rPr>
          <w:rFonts w:ascii="Arial" w:hAnsi="Arial" w:cs="Arial"/>
        </w:rPr>
        <w:t>from</w:t>
      </w:r>
      <w:proofErr w:type="gramEnd"/>
      <w:r w:rsidRPr="00F20078">
        <w:rPr>
          <w:rFonts w:ascii="Arial" w:hAnsi="Arial" w:cs="Arial"/>
        </w:rPr>
        <w:t xml:space="preserve"> PyQt5.QtSql import QSqlDatabase, QSqlQuery</w:t>
      </w:r>
    </w:p>
    <w:p w14:paraId="51BB8437" w14:textId="77777777" w:rsidR="00DE3806" w:rsidRPr="00F20078" w:rsidRDefault="00DE3806" w:rsidP="00AD7B90">
      <w:pPr>
        <w:jc w:val="both"/>
        <w:rPr>
          <w:rFonts w:ascii="Arial" w:hAnsi="Arial" w:cs="Arial"/>
        </w:rPr>
      </w:pPr>
      <w:proofErr w:type="gramStart"/>
      <w:r w:rsidRPr="00F20078">
        <w:rPr>
          <w:rFonts w:ascii="Arial" w:hAnsi="Arial" w:cs="Arial"/>
        </w:rPr>
        <w:t>import</w:t>
      </w:r>
      <w:proofErr w:type="gramEnd"/>
      <w:r w:rsidRPr="00F20078">
        <w:rPr>
          <w:rFonts w:ascii="Arial" w:hAnsi="Arial" w:cs="Arial"/>
        </w:rPr>
        <w:t xml:space="preserve"> sys</w:t>
      </w:r>
    </w:p>
    <w:p w14:paraId="21CC1C9B" w14:textId="77777777" w:rsidR="00DE3806" w:rsidRPr="00F20078" w:rsidRDefault="00DE3806" w:rsidP="00AD7B90">
      <w:pPr>
        <w:jc w:val="both"/>
        <w:rPr>
          <w:rFonts w:ascii="Arial" w:hAnsi="Arial" w:cs="Arial"/>
        </w:rPr>
      </w:pPr>
      <w:proofErr w:type="gramStart"/>
      <w:r w:rsidRPr="00F20078">
        <w:rPr>
          <w:rFonts w:ascii="Arial" w:hAnsi="Arial" w:cs="Arial"/>
        </w:rPr>
        <w:t>import</w:t>
      </w:r>
      <w:proofErr w:type="gramEnd"/>
      <w:r w:rsidRPr="00F20078">
        <w:rPr>
          <w:rFonts w:ascii="Arial" w:hAnsi="Arial" w:cs="Arial"/>
        </w:rPr>
        <w:t xml:space="preserve"> psycopg2</w:t>
      </w:r>
    </w:p>
    <w:p w14:paraId="2E722BFE" w14:textId="77777777" w:rsidR="00DE3806" w:rsidRPr="00F20078" w:rsidRDefault="00DE3806" w:rsidP="00AD7B90">
      <w:pPr>
        <w:jc w:val="both"/>
        <w:rPr>
          <w:rFonts w:ascii="Arial" w:hAnsi="Arial" w:cs="Arial"/>
        </w:rPr>
      </w:pPr>
    </w:p>
    <w:p w14:paraId="6D0E8643" w14:textId="77777777" w:rsidR="00DE3806" w:rsidRPr="00F20078" w:rsidRDefault="00DE3806" w:rsidP="00AD7B90">
      <w:pPr>
        <w:jc w:val="both"/>
        <w:rPr>
          <w:rFonts w:ascii="Arial" w:hAnsi="Arial" w:cs="Arial"/>
        </w:rPr>
      </w:pPr>
      <w:proofErr w:type="gramStart"/>
      <w:r w:rsidRPr="00F20078">
        <w:rPr>
          <w:rFonts w:ascii="Arial" w:hAnsi="Arial" w:cs="Arial"/>
        </w:rPr>
        <w:t>def</w:t>
      </w:r>
      <w:proofErr w:type="gramEnd"/>
      <w:r w:rsidRPr="00F20078">
        <w:rPr>
          <w:rFonts w:ascii="Arial" w:hAnsi="Arial" w:cs="Arial"/>
        </w:rPr>
        <w:t xml:space="preserve"> limpar1():</w:t>
      </w:r>
    </w:p>
    <w:p w14:paraId="6141B41F"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w:t>
      </w:r>
      <w:proofErr w:type="gramEnd"/>
      <w:r w:rsidRPr="00F20078">
        <w:rPr>
          <w:rFonts w:ascii="Arial" w:hAnsi="Arial" w:cs="Arial"/>
        </w:rPr>
        <w:t>'-COD1-'].update('')</w:t>
      </w:r>
    </w:p>
    <w:p w14:paraId="30A7E5CD"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w:t>
      </w:r>
      <w:proofErr w:type="gramEnd"/>
      <w:r w:rsidRPr="00F20078">
        <w:rPr>
          <w:rFonts w:ascii="Arial" w:hAnsi="Arial" w:cs="Arial"/>
        </w:rPr>
        <w:t>'-NOME1-'].update('')</w:t>
      </w:r>
    </w:p>
    <w:p w14:paraId="3427A976"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w:t>
      </w:r>
      <w:proofErr w:type="gramEnd"/>
      <w:r w:rsidRPr="00F20078">
        <w:rPr>
          <w:rFonts w:ascii="Arial" w:hAnsi="Arial" w:cs="Arial"/>
        </w:rPr>
        <w:t>'-DESC-'].update('')</w:t>
      </w:r>
    </w:p>
    <w:p w14:paraId="709CF259"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w:t>
      </w:r>
      <w:proofErr w:type="gramEnd"/>
      <w:r w:rsidRPr="00F20078">
        <w:rPr>
          <w:rFonts w:ascii="Arial" w:hAnsi="Arial" w:cs="Arial"/>
        </w:rPr>
        <w:t>'-CDC-'].update('')</w:t>
      </w:r>
    </w:p>
    <w:p w14:paraId="500A4268"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w:t>
      </w:r>
      <w:proofErr w:type="gramEnd"/>
      <w:r w:rsidRPr="00F20078">
        <w:rPr>
          <w:rFonts w:ascii="Arial" w:hAnsi="Arial" w:cs="Arial"/>
        </w:rPr>
        <w:t>'-QDM-'].update('')</w:t>
      </w:r>
    </w:p>
    <w:p w14:paraId="34A27636"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w:t>
      </w:r>
      <w:proofErr w:type="gramEnd"/>
      <w:r w:rsidRPr="00F20078">
        <w:rPr>
          <w:rFonts w:ascii="Arial" w:hAnsi="Arial" w:cs="Arial"/>
        </w:rPr>
        <w:t>'-MEP-'].update('')</w:t>
      </w:r>
    </w:p>
    <w:p w14:paraId="579DB4B5" w14:textId="77777777" w:rsidR="00DE3806" w:rsidRPr="00F20078" w:rsidRDefault="00DE3806" w:rsidP="00AD7B90">
      <w:pPr>
        <w:jc w:val="both"/>
        <w:rPr>
          <w:rFonts w:ascii="Arial" w:hAnsi="Arial" w:cs="Arial"/>
        </w:rPr>
      </w:pPr>
      <w:r w:rsidRPr="00F20078">
        <w:rPr>
          <w:rFonts w:ascii="Arial" w:hAnsi="Arial" w:cs="Arial"/>
        </w:rPr>
        <w:lastRenderedPageBreak/>
        <w:t xml:space="preserve">    </w:t>
      </w:r>
      <w:proofErr w:type="gramStart"/>
      <w:r w:rsidRPr="00F20078">
        <w:rPr>
          <w:rFonts w:ascii="Arial" w:hAnsi="Arial" w:cs="Arial"/>
        </w:rPr>
        <w:t>window[</w:t>
      </w:r>
      <w:proofErr w:type="gramEnd"/>
      <w:r w:rsidRPr="00F20078">
        <w:rPr>
          <w:rFonts w:ascii="Arial" w:hAnsi="Arial" w:cs="Arial"/>
        </w:rPr>
        <w:t>'-MAP-'].update('')</w:t>
      </w:r>
    </w:p>
    <w:p w14:paraId="582A5B58"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w:t>
      </w:r>
      <w:proofErr w:type="gramEnd"/>
      <w:r w:rsidRPr="00F20078">
        <w:rPr>
          <w:rFonts w:ascii="Arial" w:hAnsi="Arial" w:cs="Arial"/>
        </w:rPr>
        <w:t>'-IDI-'].update('')</w:t>
      </w:r>
    </w:p>
    <w:p w14:paraId="6BFF25C5"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w:t>
      </w:r>
      <w:proofErr w:type="gramEnd"/>
      <w:r w:rsidRPr="00F20078">
        <w:rPr>
          <w:rFonts w:ascii="Arial" w:hAnsi="Arial" w:cs="Arial"/>
        </w:rPr>
        <w:t>'-VDVI-'].update('')</w:t>
      </w:r>
    </w:p>
    <w:p w14:paraId="3658D880"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w:t>
      </w:r>
      <w:proofErr w:type="gramEnd"/>
      <w:r w:rsidRPr="00F20078">
        <w:rPr>
          <w:rFonts w:ascii="Arial" w:hAnsi="Arial" w:cs="Arial"/>
        </w:rPr>
        <w:t>'-QTI-'].update('')</w:t>
      </w:r>
    </w:p>
    <w:p w14:paraId="09766991"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w:t>
      </w:r>
      <w:proofErr w:type="gramEnd"/>
      <w:r w:rsidRPr="00F20078">
        <w:rPr>
          <w:rFonts w:ascii="Arial" w:hAnsi="Arial" w:cs="Arial"/>
        </w:rPr>
        <w:t>'-DDV-'].update('')</w:t>
      </w:r>
    </w:p>
    <w:p w14:paraId="1EBC8298" w14:textId="77777777" w:rsidR="00DE3806" w:rsidRPr="00F20078" w:rsidRDefault="00DE3806" w:rsidP="00AD7B90">
      <w:pPr>
        <w:jc w:val="both"/>
        <w:rPr>
          <w:rFonts w:ascii="Arial" w:hAnsi="Arial" w:cs="Arial"/>
        </w:rPr>
      </w:pPr>
    </w:p>
    <w:p w14:paraId="40EACD6C" w14:textId="77777777" w:rsidR="00DE3806" w:rsidRPr="00F20078" w:rsidRDefault="00DE3806" w:rsidP="00AD7B90">
      <w:pPr>
        <w:jc w:val="both"/>
        <w:rPr>
          <w:rFonts w:ascii="Arial" w:hAnsi="Arial" w:cs="Arial"/>
        </w:rPr>
      </w:pPr>
      <w:proofErr w:type="gramStart"/>
      <w:r w:rsidRPr="00F20078">
        <w:rPr>
          <w:rFonts w:ascii="Arial" w:hAnsi="Arial" w:cs="Arial"/>
        </w:rPr>
        <w:t>def</w:t>
      </w:r>
      <w:proofErr w:type="gramEnd"/>
      <w:r w:rsidRPr="00F20078">
        <w:rPr>
          <w:rFonts w:ascii="Arial" w:hAnsi="Arial" w:cs="Arial"/>
        </w:rPr>
        <w:t xml:space="preserve"> limpar2():</w:t>
      </w:r>
    </w:p>
    <w:p w14:paraId="0AD777A9"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w:t>
      </w:r>
      <w:proofErr w:type="gramEnd"/>
      <w:r w:rsidRPr="00F20078">
        <w:rPr>
          <w:rFonts w:ascii="Arial" w:hAnsi="Arial" w:cs="Arial"/>
        </w:rPr>
        <w:t>'-COD2-'].update('')</w:t>
      </w:r>
    </w:p>
    <w:p w14:paraId="0716568E"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w:t>
      </w:r>
      <w:proofErr w:type="gramEnd"/>
      <w:r w:rsidRPr="00F20078">
        <w:rPr>
          <w:rFonts w:ascii="Arial" w:hAnsi="Arial" w:cs="Arial"/>
        </w:rPr>
        <w:t>'-NOME2-'].update('')</w:t>
      </w:r>
    </w:p>
    <w:p w14:paraId="7F0335FC"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w:t>
      </w:r>
      <w:proofErr w:type="gramEnd"/>
      <w:r w:rsidRPr="00F20078">
        <w:rPr>
          <w:rFonts w:ascii="Arial" w:hAnsi="Arial" w:cs="Arial"/>
        </w:rPr>
        <w:t>'-IDI-'].update('')</w:t>
      </w:r>
    </w:p>
    <w:p w14:paraId="393B11CA"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w:t>
      </w:r>
      <w:proofErr w:type="gramEnd"/>
      <w:r w:rsidRPr="00F20078">
        <w:rPr>
          <w:rFonts w:ascii="Arial" w:hAnsi="Arial" w:cs="Arial"/>
        </w:rPr>
        <w:t>'-VDVI-'].update('')</w:t>
      </w:r>
    </w:p>
    <w:p w14:paraId="2A2634FF"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w:t>
      </w:r>
      <w:proofErr w:type="gramEnd"/>
      <w:r w:rsidRPr="00F20078">
        <w:rPr>
          <w:rFonts w:ascii="Arial" w:hAnsi="Arial" w:cs="Arial"/>
        </w:rPr>
        <w:t>'-QTI-'].update('')</w:t>
      </w:r>
    </w:p>
    <w:p w14:paraId="16CBE079"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w:t>
      </w:r>
      <w:proofErr w:type="gramEnd"/>
      <w:r w:rsidRPr="00F20078">
        <w:rPr>
          <w:rFonts w:ascii="Arial" w:hAnsi="Arial" w:cs="Arial"/>
        </w:rPr>
        <w:t>'-DDV-'].update('')</w:t>
      </w:r>
    </w:p>
    <w:p w14:paraId="266F4086" w14:textId="77777777" w:rsidR="00DE3806" w:rsidRPr="00F20078" w:rsidRDefault="00DE3806" w:rsidP="00AD7B90">
      <w:pPr>
        <w:jc w:val="both"/>
        <w:rPr>
          <w:rFonts w:ascii="Arial" w:hAnsi="Arial" w:cs="Arial"/>
        </w:rPr>
      </w:pPr>
    </w:p>
    <w:p w14:paraId="150B21DC" w14:textId="77777777" w:rsidR="00DE3806" w:rsidRPr="00F20078" w:rsidRDefault="00DE3806" w:rsidP="00AD7B90">
      <w:pPr>
        <w:jc w:val="both"/>
        <w:rPr>
          <w:rFonts w:ascii="Arial" w:hAnsi="Arial" w:cs="Arial"/>
          <w:lang w:val="pt-BR"/>
        </w:rPr>
      </w:pPr>
      <w:proofErr w:type="gramStart"/>
      <w:r w:rsidRPr="00F20078">
        <w:rPr>
          <w:rFonts w:ascii="Arial" w:hAnsi="Arial" w:cs="Arial"/>
          <w:lang w:val="pt-BR"/>
        </w:rPr>
        <w:t>def</w:t>
      </w:r>
      <w:proofErr w:type="gramEnd"/>
      <w:r w:rsidRPr="00F20078">
        <w:rPr>
          <w:rFonts w:ascii="Arial" w:hAnsi="Arial" w:cs="Arial"/>
          <w:lang w:val="pt-BR"/>
        </w:rPr>
        <w:t xml:space="preserve"> atualiza1():</w:t>
      </w:r>
    </w:p>
    <w:p w14:paraId="671EABD8"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if</w:t>
      </w:r>
      <w:proofErr w:type="gramEnd"/>
      <w:r w:rsidRPr="00F20078">
        <w:rPr>
          <w:rFonts w:ascii="Arial" w:hAnsi="Arial" w:cs="Arial"/>
          <w:lang w:val="pt-BR"/>
        </w:rPr>
        <w:t xml:space="preserve"> len(lista1) == 0:</w:t>
      </w:r>
    </w:p>
    <w:p w14:paraId="1EB35CC8"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limpar1</w:t>
      </w:r>
      <w:proofErr w:type="gramEnd"/>
      <w:r w:rsidRPr="00F20078">
        <w:rPr>
          <w:rFonts w:ascii="Arial" w:hAnsi="Arial" w:cs="Arial"/>
          <w:lang w:val="pt-BR"/>
        </w:rPr>
        <w:t>()</w:t>
      </w:r>
    </w:p>
    <w:p w14:paraId="61FB19EE"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else</w:t>
      </w:r>
      <w:proofErr w:type="gramEnd"/>
      <w:r w:rsidRPr="00F20078">
        <w:rPr>
          <w:rFonts w:ascii="Arial" w:hAnsi="Arial" w:cs="Arial"/>
          <w:lang w:val="pt-BR"/>
        </w:rPr>
        <w:t>:</w:t>
      </w:r>
    </w:p>
    <w:p w14:paraId="791E9EEB"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print</w:t>
      </w:r>
      <w:proofErr w:type="gramEnd"/>
      <w:r w:rsidRPr="00F20078">
        <w:rPr>
          <w:rFonts w:ascii="Arial" w:hAnsi="Arial" w:cs="Arial"/>
          <w:lang w:val="pt-BR"/>
        </w:rPr>
        <w:t>(lista1[indice1])</w:t>
      </w:r>
    </w:p>
    <w:p w14:paraId="26C386F2"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window</w:t>
      </w:r>
      <w:proofErr w:type="gramEnd"/>
      <w:r w:rsidRPr="00F20078">
        <w:rPr>
          <w:rFonts w:ascii="Arial" w:hAnsi="Arial" w:cs="Arial"/>
          <w:lang w:val="pt-BR"/>
        </w:rPr>
        <w:t>['-COD1-'].update(lista1[indice1][0])</w:t>
      </w:r>
    </w:p>
    <w:p w14:paraId="361CC935"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window</w:t>
      </w:r>
      <w:proofErr w:type="gramEnd"/>
      <w:r w:rsidRPr="00F20078">
        <w:rPr>
          <w:rFonts w:ascii="Arial" w:hAnsi="Arial" w:cs="Arial"/>
          <w:lang w:val="pt-BR"/>
        </w:rPr>
        <w:t>['-NOME1-'].update(lista1[indice1][1])</w:t>
      </w:r>
    </w:p>
    <w:p w14:paraId="095FC130"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window</w:t>
      </w:r>
      <w:proofErr w:type="gramEnd"/>
      <w:r w:rsidRPr="00F20078">
        <w:rPr>
          <w:rFonts w:ascii="Arial" w:hAnsi="Arial" w:cs="Arial"/>
          <w:lang w:val="pt-BR"/>
        </w:rPr>
        <w:t>['-DESC-'].update(lista1[indice1][2])</w:t>
      </w:r>
    </w:p>
    <w:p w14:paraId="3982F421"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window</w:t>
      </w:r>
      <w:proofErr w:type="gramEnd"/>
      <w:r w:rsidRPr="00F20078">
        <w:rPr>
          <w:rFonts w:ascii="Arial" w:hAnsi="Arial" w:cs="Arial"/>
          <w:lang w:val="pt-BR"/>
        </w:rPr>
        <w:t>['-CDC-'].update(lista1[indice1][3])</w:t>
      </w:r>
    </w:p>
    <w:p w14:paraId="6FDC5779"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window</w:t>
      </w:r>
      <w:proofErr w:type="gramEnd"/>
      <w:r w:rsidRPr="00F20078">
        <w:rPr>
          <w:rFonts w:ascii="Arial" w:hAnsi="Arial" w:cs="Arial"/>
          <w:lang w:val="pt-BR"/>
        </w:rPr>
        <w:t>['-QDM-'].update(lista1[indice1][4])</w:t>
      </w:r>
    </w:p>
    <w:p w14:paraId="7314B3B7"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window</w:t>
      </w:r>
      <w:proofErr w:type="gramEnd"/>
      <w:r w:rsidRPr="00F20078">
        <w:rPr>
          <w:rFonts w:ascii="Arial" w:hAnsi="Arial" w:cs="Arial"/>
          <w:lang w:val="pt-BR"/>
        </w:rPr>
        <w:t>['-MEP-'].update(lista1[indice1][5])</w:t>
      </w:r>
    </w:p>
    <w:p w14:paraId="7C3F6FEF"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window</w:t>
      </w:r>
      <w:proofErr w:type="gramEnd"/>
      <w:r w:rsidRPr="00F20078">
        <w:rPr>
          <w:rFonts w:ascii="Arial" w:hAnsi="Arial" w:cs="Arial"/>
          <w:lang w:val="pt-BR"/>
        </w:rPr>
        <w:t>['-MAP-'].update(lista1[indice1][6])</w:t>
      </w:r>
    </w:p>
    <w:p w14:paraId="28B618CA"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window[</w:t>
      </w:r>
      <w:proofErr w:type="gramEnd"/>
      <w:r w:rsidRPr="00F20078">
        <w:rPr>
          <w:rFonts w:ascii="Arial" w:hAnsi="Arial" w:cs="Arial"/>
          <w:lang w:val="pt-BR"/>
        </w:rPr>
        <w:t>'-IDI-'].update(lista[indice][7])</w:t>
      </w:r>
    </w:p>
    <w:p w14:paraId="6CE1C5B0"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window[</w:t>
      </w:r>
      <w:proofErr w:type="gramEnd"/>
      <w:r w:rsidRPr="00F20078">
        <w:rPr>
          <w:rFonts w:ascii="Arial" w:hAnsi="Arial" w:cs="Arial"/>
          <w:lang w:val="pt-BR"/>
        </w:rPr>
        <w:t>'-VDVI-'].update(lista[indice][8])</w:t>
      </w:r>
    </w:p>
    <w:p w14:paraId="2C69D5A5"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window[</w:t>
      </w:r>
      <w:proofErr w:type="gramEnd"/>
      <w:r w:rsidRPr="00F20078">
        <w:rPr>
          <w:rFonts w:ascii="Arial" w:hAnsi="Arial" w:cs="Arial"/>
          <w:lang w:val="pt-BR"/>
        </w:rPr>
        <w:t>'-QTI-'].update(lista[indice][9])</w:t>
      </w:r>
    </w:p>
    <w:p w14:paraId="7335D336"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window[</w:t>
      </w:r>
      <w:proofErr w:type="gramEnd"/>
      <w:r w:rsidRPr="00F20078">
        <w:rPr>
          <w:rFonts w:ascii="Arial" w:hAnsi="Arial" w:cs="Arial"/>
          <w:lang w:val="pt-BR"/>
        </w:rPr>
        <w:t>'-DDV-'].update(lista[indice][10])</w:t>
      </w:r>
    </w:p>
    <w:p w14:paraId="72F4A843" w14:textId="77777777" w:rsidR="00DE3806" w:rsidRPr="00F20078" w:rsidRDefault="00DE3806" w:rsidP="00AD7B90">
      <w:pPr>
        <w:jc w:val="both"/>
        <w:rPr>
          <w:rFonts w:ascii="Arial" w:hAnsi="Arial" w:cs="Arial"/>
          <w:lang w:val="pt-BR"/>
        </w:rPr>
      </w:pPr>
    </w:p>
    <w:p w14:paraId="2EE8170A" w14:textId="77777777" w:rsidR="00DE3806" w:rsidRPr="00F20078" w:rsidRDefault="00DE3806" w:rsidP="00AD7B90">
      <w:pPr>
        <w:jc w:val="both"/>
        <w:rPr>
          <w:rFonts w:ascii="Arial" w:hAnsi="Arial" w:cs="Arial"/>
          <w:lang w:val="pt-BR"/>
        </w:rPr>
      </w:pPr>
      <w:proofErr w:type="gramStart"/>
      <w:r w:rsidRPr="00F20078">
        <w:rPr>
          <w:rFonts w:ascii="Arial" w:hAnsi="Arial" w:cs="Arial"/>
          <w:lang w:val="pt-BR"/>
        </w:rPr>
        <w:t>def</w:t>
      </w:r>
      <w:proofErr w:type="gramEnd"/>
      <w:r w:rsidRPr="00F20078">
        <w:rPr>
          <w:rFonts w:ascii="Arial" w:hAnsi="Arial" w:cs="Arial"/>
          <w:lang w:val="pt-BR"/>
        </w:rPr>
        <w:t xml:space="preserve"> atualiza2():</w:t>
      </w:r>
    </w:p>
    <w:p w14:paraId="18C8A87C" w14:textId="77777777" w:rsidR="00DE3806" w:rsidRPr="00F20078" w:rsidRDefault="00DE3806" w:rsidP="00AD7B90">
      <w:pPr>
        <w:jc w:val="both"/>
        <w:rPr>
          <w:rFonts w:ascii="Arial" w:hAnsi="Arial" w:cs="Arial"/>
        </w:rPr>
      </w:pPr>
      <w:r w:rsidRPr="00F20078">
        <w:rPr>
          <w:rFonts w:ascii="Arial" w:hAnsi="Arial" w:cs="Arial"/>
          <w:lang w:val="pt-BR"/>
        </w:rPr>
        <w:t xml:space="preserve">    </w:t>
      </w:r>
      <w:proofErr w:type="gramStart"/>
      <w:r w:rsidRPr="00F20078">
        <w:rPr>
          <w:rFonts w:ascii="Arial" w:hAnsi="Arial" w:cs="Arial"/>
        </w:rPr>
        <w:t>if</w:t>
      </w:r>
      <w:proofErr w:type="gramEnd"/>
      <w:r w:rsidRPr="00F20078">
        <w:rPr>
          <w:rFonts w:ascii="Arial" w:hAnsi="Arial" w:cs="Arial"/>
        </w:rPr>
        <w:t xml:space="preserve"> len(lista2) == 0:</w:t>
      </w:r>
    </w:p>
    <w:p w14:paraId="64F46C52"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limpar2()</w:t>
      </w:r>
      <w:proofErr w:type="gramEnd"/>
    </w:p>
    <w:p w14:paraId="0FEC6660"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else</w:t>
      </w:r>
      <w:proofErr w:type="gramEnd"/>
      <w:r w:rsidRPr="00F20078">
        <w:rPr>
          <w:rFonts w:ascii="Arial" w:hAnsi="Arial" w:cs="Arial"/>
        </w:rPr>
        <w:t>:</w:t>
      </w:r>
    </w:p>
    <w:p w14:paraId="7B202984"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print(</w:t>
      </w:r>
      <w:proofErr w:type="gramEnd"/>
      <w:r w:rsidRPr="00F20078">
        <w:rPr>
          <w:rFonts w:ascii="Arial" w:hAnsi="Arial" w:cs="Arial"/>
        </w:rPr>
        <w:t>lista2[indice2])</w:t>
      </w:r>
    </w:p>
    <w:p w14:paraId="1BE5B972"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w:t>
      </w:r>
      <w:proofErr w:type="gramEnd"/>
      <w:r w:rsidRPr="00F20078">
        <w:rPr>
          <w:rFonts w:ascii="Arial" w:hAnsi="Arial" w:cs="Arial"/>
        </w:rPr>
        <w:t>'-COD2-'].update(lista2[indice2][0])</w:t>
      </w:r>
    </w:p>
    <w:p w14:paraId="57081411"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w:t>
      </w:r>
      <w:proofErr w:type="gramEnd"/>
      <w:r w:rsidRPr="00F20078">
        <w:rPr>
          <w:rFonts w:ascii="Arial" w:hAnsi="Arial" w:cs="Arial"/>
        </w:rPr>
        <w:t>'-NOME2-'].update(lista2[indice2][1])</w:t>
      </w:r>
    </w:p>
    <w:p w14:paraId="6BF6BF38"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w:t>
      </w:r>
      <w:proofErr w:type="gramEnd"/>
      <w:r w:rsidRPr="00F20078">
        <w:rPr>
          <w:rFonts w:ascii="Arial" w:hAnsi="Arial" w:cs="Arial"/>
        </w:rPr>
        <w:t>'-IDI-'].update(lista2[indice2][2])</w:t>
      </w:r>
    </w:p>
    <w:p w14:paraId="7412A886" w14:textId="77777777" w:rsidR="00DE3806" w:rsidRPr="00F20078" w:rsidRDefault="00DE3806" w:rsidP="00AD7B90">
      <w:pPr>
        <w:jc w:val="both"/>
        <w:rPr>
          <w:rFonts w:ascii="Arial" w:hAnsi="Arial" w:cs="Arial"/>
          <w:lang w:val="pt-BR"/>
        </w:rPr>
      </w:pPr>
      <w:r w:rsidRPr="00F20078">
        <w:rPr>
          <w:rFonts w:ascii="Arial" w:hAnsi="Arial" w:cs="Arial"/>
        </w:rPr>
        <w:t xml:space="preserve">        </w:t>
      </w:r>
      <w:proofErr w:type="gramStart"/>
      <w:r w:rsidRPr="00F20078">
        <w:rPr>
          <w:rFonts w:ascii="Arial" w:hAnsi="Arial" w:cs="Arial"/>
          <w:lang w:val="pt-BR"/>
        </w:rPr>
        <w:t>window</w:t>
      </w:r>
      <w:proofErr w:type="gramEnd"/>
      <w:r w:rsidRPr="00F20078">
        <w:rPr>
          <w:rFonts w:ascii="Arial" w:hAnsi="Arial" w:cs="Arial"/>
          <w:lang w:val="pt-BR"/>
        </w:rPr>
        <w:t>['-VDVI-'].update(lista2[indice2][3])</w:t>
      </w:r>
    </w:p>
    <w:p w14:paraId="0AD80D27"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window</w:t>
      </w:r>
      <w:proofErr w:type="gramEnd"/>
      <w:r w:rsidRPr="00F20078">
        <w:rPr>
          <w:rFonts w:ascii="Arial" w:hAnsi="Arial" w:cs="Arial"/>
          <w:lang w:val="pt-BR"/>
        </w:rPr>
        <w:t>['-QTI-'].update(lista2[indice2][4])</w:t>
      </w:r>
    </w:p>
    <w:p w14:paraId="1D7D3702"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window</w:t>
      </w:r>
      <w:proofErr w:type="gramEnd"/>
      <w:r w:rsidRPr="00F20078">
        <w:rPr>
          <w:rFonts w:ascii="Arial" w:hAnsi="Arial" w:cs="Arial"/>
          <w:lang w:val="pt-BR"/>
        </w:rPr>
        <w:t>['-DDV-'].update(lista2[indice2][5])</w:t>
      </w:r>
    </w:p>
    <w:p w14:paraId="67B41726" w14:textId="77777777" w:rsidR="00DE3806" w:rsidRPr="00F20078" w:rsidRDefault="00DE3806" w:rsidP="00AD7B90">
      <w:pPr>
        <w:jc w:val="both"/>
        <w:rPr>
          <w:rFonts w:ascii="Arial" w:hAnsi="Arial" w:cs="Arial"/>
          <w:lang w:val="pt-BR"/>
        </w:rPr>
      </w:pPr>
    </w:p>
    <w:p w14:paraId="02E8FB54" w14:textId="77777777" w:rsidR="00DE3806" w:rsidRPr="00F20078" w:rsidRDefault="00DE3806" w:rsidP="00AD7B90">
      <w:pPr>
        <w:jc w:val="both"/>
        <w:rPr>
          <w:rFonts w:ascii="Arial" w:hAnsi="Arial" w:cs="Arial"/>
          <w:lang w:val="pt-BR"/>
        </w:rPr>
      </w:pPr>
      <w:proofErr w:type="gramStart"/>
      <w:r w:rsidRPr="00F20078">
        <w:rPr>
          <w:rFonts w:ascii="Arial" w:hAnsi="Arial" w:cs="Arial"/>
          <w:lang w:val="pt-BR"/>
        </w:rPr>
        <w:t>def</w:t>
      </w:r>
      <w:proofErr w:type="gramEnd"/>
      <w:r w:rsidRPr="00F20078">
        <w:rPr>
          <w:rFonts w:ascii="Arial" w:hAnsi="Arial" w:cs="Arial"/>
          <w:lang w:val="pt-BR"/>
        </w:rPr>
        <w:t xml:space="preserve"> todos():</w:t>
      </w:r>
    </w:p>
    <w:p w14:paraId="3EFE75EB"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global</w:t>
      </w:r>
      <w:proofErr w:type="gramEnd"/>
      <w:r w:rsidRPr="00F20078">
        <w:rPr>
          <w:rFonts w:ascii="Arial" w:hAnsi="Arial" w:cs="Arial"/>
          <w:lang w:val="pt-BR"/>
        </w:rPr>
        <w:t xml:space="preserve"> indice1</w:t>
      </w:r>
    </w:p>
    <w:p w14:paraId="42FE9F40"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global</w:t>
      </w:r>
      <w:proofErr w:type="gramEnd"/>
      <w:r w:rsidRPr="00F20078">
        <w:rPr>
          <w:rFonts w:ascii="Arial" w:hAnsi="Arial" w:cs="Arial"/>
          <w:lang w:val="pt-BR"/>
        </w:rPr>
        <w:t xml:space="preserve"> lista</w:t>
      </w:r>
    </w:p>
    <w:p w14:paraId="3D3033CA"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resposta</w:t>
      </w:r>
      <w:proofErr w:type="gramEnd"/>
      <w:r w:rsidRPr="00F20078">
        <w:rPr>
          <w:rFonts w:ascii="Arial" w:hAnsi="Arial" w:cs="Arial"/>
          <w:lang w:val="pt-BR"/>
        </w:rPr>
        <w:t xml:space="preserve"> = []</w:t>
      </w:r>
    </w:p>
    <w:p w14:paraId="7D3FA88B" w14:textId="77777777" w:rsidR="00DE3806" w:rsidRPr="00F20078" w:rsidRDefault="00DE3806" w:rsidP="00AD7B90">
      <w:pPr>
        <w:jc w:val="both"/>
        <w:rPr>
          <w:rFonts w:ascii="Arial" w:hAnsi="Arial" w:cs="Arial"/>
        </w:rPr>
      </w:pPr>
      <w:r w:rsidRPr="00F20078">
        <w:rPr>
          <w:rFonts w:ascii="Arial" w:hAnsi="Arial" w:cs="Arial"/>
          <w:lang w:val="pt-BR"/>
        </w:rPr>
        <w:t xml:space="preserve">    </w:t>
      </w:r>
      <w:proofErr w:type="gramStart"/>
      <w:r w:rsidRPr="00F20078">
        <w:rPr>
          <w:rFonts w:ascii="Arial" w:hAnsi="Arial" w:cs="Arial"/>
        </w:rPr>
        <w:t>with</w:t>
      </w:r>
      <w:proofErr w:type="gramEnd"/>
      <w:r w:rsidRPr="00F20078">
        <w:rPr>
          <w:rFonts w:ascii="Arial" w:hAnsi="Arial" w:cs="Arial"/>
        </w:rPr>
        <w:t xml:space="preserve"> con:</w:t>
      </w:r>
    </w:p>
    <w:p w14:paraId="0E31C660"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with</w:t>
      </w:r>
      <w:proofErr w:type="gramEnd"/>
      <w:r w:rsidRPr="00F20078">
        <w:rPr>
          <w:rFonts w:ascii="Arial" w:hAnsi="Arial" w:cs="Arial"/>
        </w:rPr>
        <w:t xml:space="preserve"> con.cursor() as cursor:</w:t>
      </w:r>
    </w:p>
    <w:p w14:paraId="2693F751"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cursor.execute(</w:t>
      </w:r>
      <w:proofErr w:type="gramEnd"/>
      <w:r w:rsidRPr="00F20078">
        <w:rPr>
          <w:rFonts w:ascii="Arial" w:hAnsi="Arial" w:cs="Arial"/>
        </w:rPr>
        <w:t>"SELECT * FROM produto;")</w:t>
      </w:r>
    </w:p>
    <w:p w14:paraId="158398DF"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resposta</w:t>
      </w:r>
      <w:proofErr w:type="gramEnd"/>
      <w:r w:rsidRPr="00F20078">
        <w:rPr>
          <w:rFonts w:ascii="Arial" w:hAnsi="Arial" w:cs="Arial"/>
        </w:rPr>
        <w:t xml:space="preserve"> = cursor.fetchall()</w:t>
      </w:r>
    </w:p>
    <w:p w14:paraId="748C708F"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lista1.clear()</w:t>
      </w:r>
      <w:proofErr w:type="gramEnd"/>
    </w:p>
    <w:p w14:paraId="4AC71E14"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for</w:t>
      </w:r>
      <w:proofErr w:type="gramEnd"/>
      <w:r w:rsidRPr="00F20078">
        <w:rPr>
          <w:rFonts w:ascii="Arial" w:hAnsi="Arial" w:cs="Arial"/>
        </w:rPr>
        <w:t xml:space="preserve"> i in range(len(resposta)):</w:t>
      </w:r>
    </w:p>
    <w:p w14:paraId="53D9B01E" w14:textId="77777777" w:rsidR="00DE3806" w:rsidRPr="00F20078" w:rsidRDefault="00DE3806" w:rsidP="00AD7B90">
      <w:pPr>
        <w:jc w:val="both"/>
        <w:rPr>
          <w:rFonts w:ascii="Arial" w:hAnsi="Arial" w:cs="Arial"/>
          <w:lang w:val="pt-BR"/>
        </w:rPr>
      </w:pPr>
      <w:r w:rsidRPr="00F20078">
        <w:rPr>
          <w:rFonts w:ascii="Arial" w:hAnsi="Arial" w:cs="Arial"/>
        </w:rPr>
        <w:lastRenderedPageBreak/>
        <w:t xml:space="preserve">        </w:t>
      </w:r>
      <w:proofErr w:type="gramStart"/>
      <w:r w:rsidRPr="00F20078">
        <w:rPr>
          <w:rFonts w:ascii="Arial" w:hAnsi="Arial" w:cs="Arial"/>
          <w:lang w:val="pt-BR"/>
        </w:rPr>
        <w:t>lista1</w:t>
      </w:r>
      <w:proofErr w:type="gramEnd"/>
      <w:r w:rsidRPr="00F20078">
        <w:rPr>
          <w:rFonts w:ascii="Arial" w:hAnsi="Arial" w:cs="Arial"/>
          <w:lang w:val="pt-BR"/>
        </w:rPr>
        <w:t>.append(list(resposta[i]))</w:t>
      </w:r>
    </w:p>
    <w:p w14:paraId="61465A58" w14:textId="77777777" w:rsidR="00DE3806" w:rsidRPr="00F20078" w:rsidRDefault="00DE3806" w:rsidP="00AD7B90">
      <w:pPr>
        <w:jc w:val="both"/>
        <w:rPr>
          <w:rFonts w:ascii="Arial" w:hAnsi="Arial" w:cs="Arial"/>
          <w:lang w:val="pt-BR"/>
        </w:rPr>
      </w:pPr>
    </w:p>
    <w:p w14:paraId="6304CDF0"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sg.</w:t>
      </w:r>
      <w:proofErr w:type="gramEnd"/>
      <w:r w:rsidRPr="00F20078">
        <w:rPr>
          <w:rFonts w:ascii="Arial" w:hAnsi="Arial" w:cs="Arial"/>
          <w:lang w:val="pt-BR"/>
        </w:rPr>
        <w:t>popup('Quantidade de registros: ' + str(len(resposta)))</w:t>
      </w:r>
    </w:p>
    <w:p w14:paraId="4A5D6693"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indice1</w:t>
      </w:r>
      <w:proofErr w:type="gramEnd"/>
      <w:r w:rsidRPr="00F20078">
        <w:rPr>
          <w:rFonts w:ascii="Arial" w:hAnsi="Arial" w:cs="Arial"/>
          <w:lang w:val="pt-BR"/>
        </w:rPr>
        <w:t xml:space="preserve"> = 0</w:t>
      </w:r>
    </w:p>
    <w:p w14:paraId="7C34EEF0"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atualiza1</w:t>
      </w:r>
      <w:proofErr w:type="gramEnd"/>
      <w:r w:rsidRPr="00F20078">
        <w:rPr>
          <w:rFonts w:ascii="Arial" w:hAnsi="Arial" w:cs="Arial"/>
          <w:lang w:val="pt-BR"/>
        </w:rPr>
        <w:t>()</w:t>
      </w:r>
    </w:p>
    <w:p w14:paraId="15BF6FB7" w14:textId="77777777" w:rsidR="00DE3806" w:rsidRPr="00F20078" w:rsidRDefault="00DE3806" w:rsidP="00AD7B90">
      <w:pPr>
        <w:jc w:val="both"/>
        <w:rPr>
          <w:rFonts w:ascii="Arial" w:hAnsi="Arial" w:cs="Arial"/>
          <w:lang w:val="pt-BR"/>
        </w:rPr>
      </w:pPr>
    </w:p>
    <w:p w14:paraId="6C2D8323" w14:textId="77777777" w:rsidR="00DE3806" w:rsidRPr="00F20078" w:rsidRDefault="00DE3806" w:rsidP="00AD7B90">
      <w:pPr>
        <w:jc w:val="both"/>
        <w:rPr>
          <w:rFonts w:ascii="Arial" w:hAnsi="Arial" w:cs="Arial"/>
          <w:lang w:val="pt-BR"/>
        </w:rPr>
      </w:pPr>
      <w:r w:rsidRPr="00F20078">
        <w:rPr>
          <w:rFonts w:ascii="Arial" w:hAnsi="Arial" w:cs="Arial"/>
          <w:lang w:val="pt-BR"/>
        </w:rPr>
        <w:t># Inicialização BD</w:t>
      </w:r>
    </w:p>
    <w:p w14:paraId="290CD6BE" w14:textId="77777777" w:rsidR="00DE3806" w:rsidRPr="00E27DB9" w:rsidRDefault="00DE3806" w:rsidP="00AD7B90">
      <w:pPr>
        <w:jc w:val="both"/>
        <w:rPr>
          <w:rFonts w:ascii="Arial" w:hAnsi="Arial" w:cs="Arial"/>
        </w:rPr>
      </w:pPr>
      <w:proofErr w:type="gramStart"/>
      <w:r w:rsidRPr="00E27DB9">
        <w:rPr>
          <w:rFonts w:ascii="Arial" w:hAnsi="Arial" w:cs="Arial"/>
        </w:rPr>
        <w:t>con</w:t>
      </w:r>
      <w:proofErr w:type="gramEnd"/>
      <w:r w:rsidRPr="00E27DB9">
        <w:rPr>
          <w:rFonts w:ascii="Arial" w:hAnsi="Arial" w:cs="Arial"/>
        </w:rPr>
        <w:t xml:space="preserve"> = psycopg2.connect(host="localhost", database="Trabson PI", user="postgres", password="brenopostgre")</w:t>
      </w:r>
    </w:p>
    <w:p w14:paraId="6C9708C5" w14:textId="77777777" w:rsidR="00DE3806" w:rsidRPr="00F20078" w:rsidRDefault="00DE3806" w:rsidP="00AD7B90">
      <w:pPr>
        <w:jc w:val="both"/>
        <w:rPr>
          <w:rFonts w:ascii="Arial" w:hAnsi="Arial" w:cs="Arial"/>
          <w:lang w:val="pt-BR"/>
        </w:rPr>
      </w:pPr>
      <w:r w:rsidRPr="00F20078">
        <w:rPr>
          <w:rFonts w:ascii="Arial" w:hAnsi="Arial" w:cs="Arial"/>
          <w:lang w:val="pt-BR"/>
        </w:rPr>
        <w:t>'''with con:</w:t>
      </w:r>
    </w:p>
    <w:p w14:paraId="79384DEC" w14:textId="77777777" w:rsidR="00DE3806" w:rsidRPr="00E27DB9" w:rsidRDefault="00DE3806" w:rsidP="00AD7B90">
      <w:pPr>
        <w:jc w:val="both"/>
        <w:rPr>
          <w:rFonts w:ascii="Arial" w:hAnsi="Arial" w:cs="Arial"/>
        </w:rPr>
      </w:pPr>
      <w:r w:rsidRPr="00F20078">
        <w:rPr>
          <w:rFonts w:ascii="Arial" w:hAnsi="Arial" w:cs="Arial"/>
          <w:lang w:val="pt-BR"/>
        </w:rPr>
        <w:t xml:space="preserve">    </w:t>
      </w:r>
      <w:proofErr w:type="gramStart"/>
      <w:r w:rsidRPr="00E27DB9">
        <w:rPr>
          <w:rFonts w:ascii="Arial" w:hAnsi="Arial" w:cs="Arial"/>
        </w:rPr>
        <w:t>with</w:t>
      </w:r>
      <w:proofErr w:type="gramEnd"/>
      <w:r w:rsidRPr="00E27DB9">
        <w:rPr>
          <w:rFonts w:ascii="Arial" w:hAnsi="Arial" w:cs="Arial"/>
        </w:rPr>
        <w:t xml:space="preserve"> con.cursor() as cursor:</w:t>
      </w:r>
    </w:p>
    <w:p w14:paraId="0012475B" w14:textId="77777777" w:rsidR="00DE3806" w:rsidRPr="00F20078" w:rsidRDefault="00DE3806" w:rsidP="00AD7B90">
      <w:pPr>
        <w:jc w:val="both"/>
        <w:rPr>
          <w:rFonts w:ascii="Arial" w:hAnsi="Arial" w:cs="Arial"/>
        </w:rPr>
      </w:pPr>
      <w:r w:rsidRPr="00E27DB9">
        <w:rPr>
          <w:rFonts w:ascii="Arial" w:hAnsi="Arial" w:cs="Arial"/>
        </w:rPr>
        <w:t xml:space="preserve">        </w:t>
      </w:r>
      <w:proofErr w:type="gramStart"/>
      <w:r w:rsidRPr="00F20078">
        <w:rPr>
          <w:rFonts w:ascii="Arial" w:hAnsi="Arial" w:cs="Arial"/>
        </w:rPr>
        <w:t>cursor.execute(</w:t>
      </w:r>
      <w:proofErr w:type="gramEnd"/>
      <w:r w:rsidRPr="00F20078">
        <w:rPr>
          <w:rFonts w:ascii="Arial" w:hAnsi="Arial" w:cs="Arial"/>
        </w:rPr>
        <w:t>"""</w:t>
      </w:r>
    </w:p>
    <w:p w14:paraId="584821D5" w14:textId="77777777" w:rsidR="00DE3806" w:rsidRPr="00F20078" w:rsidRDefault="00DE3806" w:rsidP="00AD7B90">
      <w:pPr>
        <w:jc w:val="both"/>
        <w:rPr>
          <w:rFonts w:ascii="Arial" w:hAnsi="Arial" w:cs="Arial"/>
        </w:rPr>
      </w:pPr>
      <w:r w:rsidRPr="00F20078">
        <w:rPr>
          <w:rFonts w:ascii="Arial" w:hAnsi="Arial" w:cs="Arial"/>
        </w:rPr>
        <w:t xml:space="preserve">        SET DATESTYLE TO postgres, </w:t>
      </w:r>
      <w:proofErr w:type="gramStart"/>
      <w:r w:rsidRPr="00F20078">
        <w:rPr>
          <w:rFonts w:ascii="Arial" w:hAnsi="Arial" w:cs="Arial"/>
        </w:rPr>
        <w:t>DMY ;</w:t>
      </w:r>
      <w:proofErr w:type="gramEnd"/>
      <w:r w:rsidRPr="00F20078">
        <w:rPr>
          <w:rFonts w:ascii="Arial" w:hAnsi="Arial" w:cs="Arial"/>
        </w:rPr>
        <w:t xml:space="preserve">  </w:t>
      </w:r>
    </w:p>
    <w:p w14:paraId="6246D5EC" w14:textId="77777777" w:rsidR="00DE3806" w:rsidRPr="00F20078" w:rsidRDefault="00DE3806" w:rsidP="00AD7B90">
      <w:pPr>
        <w:jc w:val="both"/>
        <w:rPr>
          <w:rFonts w:ascii="Arial" w:hAnsi="Arial" w:cs="Arial"/>
        </w:rPr>
      </w:pPr>
    </w:p>
    <w:p w14:paraId="5289BBA4" w14:textId="77777777" w:rsidR="00DE3806" w:rsidRPr="00F20078" w:rsidRDefault="00DE3806" w:rsidP="00AD7B90">
      <w:pPr>
        <w:jc w:val="both"/>
        <w:rPr>
          <w:rFonts w:ascii="Arial" w:hAnsi="Arial" w:cs="Arial"/>
        </w:rPr>
      </w:pPr>
      <w:r w:rsidRPr="00F20078">
        <w:rPr>
          <w:rFonts w:ascii="Arial" w:hAnsi="Arial" w:cs="Arial"/>
        </w:rPr>
        <w:t xml:space="preserve">        --1 Tabela Categoria</w:t>
      </w:r>
    </w:p>
    <w:p w14:paraId="08F0548E" w14:textId="77777777" w:rsidR="00DE3806" w:rsidRPr="00F20078" w:rsidRDefault="00DE3806" w:rsidP="00AD7B90">
      <w:pPr>
        <w:jc w:val="both"/>
        <w:rPr>
          <w:rFonts w:ascii="Arial" w:hAnsi="Arial" w:cs="Arial"/>
        </w:rPr>
      </w:pPr>
      <w:r w:rsidRPr="00F20078">
        <w:rPr>
          <w:rFonts w:ascii="Arial" w:hAnsi="Arial" w:cs="Arial"/>
        </w:rPr>
        <w:t xml:space="preserve">        DROP TABLE IF EXISTS categoria CASCADE;</w:t>
      </w:r>
    </w:p>
    <w:p w14:paraId="06E87420" w14:textId="77777777" w:rsidR="00DE3806" w:rsidRPr="00F20078" w:rsidRDefault="00DE3806" w:rsidP="00AD7B90">
      <w:pPr>
        <w:jc w:val="both"/>
        <w:rPr>
          <w:rFonts w:ascii="Arial" w:hAnsi="Arial" w:cs="Arial"/>
        </w:rPr>
      </w:pPr>
      <w:r w:rsidRPr="00F20078">
        <w:rPr>
          <w:rFonts w:ascii="Arial" w:hAnsi="Arial" w:cs="Arial"/>
        </w:rPr>
        <w:t xml:space="preserve">        CREATE TABLE categoria (</w:t>
      </w:r>
    </w:p>
    <w:p w14:paraId="1EBBAD5E"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cod_catg</w:t>
      </w:r>
      <w:proofErr w:type="gramEnd"/>
      <w:r w:rsidRPr="00F20078">
        <w:rPr>
          <w:rFonts w:ascii="Arial" w:hAnsi="Arial" w:cs="Arial"/>
        </w:rPr>
        <w:t xml:space="preserve"> INTEGER PRIMARY KEY,</w:t>
      </w:r>
    </w:p>
    <w:p w14:paraId="20F6BC67" w14:textId="77777777" w:rsidR="00DE3806" w:rsidRPr="00F20078" w:rsidRDefault="00DE3806" w:rsidP="00AD7B90">
      <w:pPr>
        <w:jc w:val="both"/>
        <w:rPr>
          <w:rFonts w:ascii="Arial" w:hAnsi="Arial" w:cs="Arial"/>
          <w:lang w:val="pt-BR"/>
        </w:rPr>
      </w:pPr>
      <w:r w:rsidRPr="00F20078">
        <w:rPr>
          <w:rFonts w:ascii="Arial" w:hAnsi="Arial" w:cs="Arial"/>
        </w:rPr>
        <w:t xml:space="preserve">        </w:t>
      </w:r>
      <w:proofErr w:type="gramStart"/>
      <w:r w:rsidRPr="00F20078">
        <w:rPr>
          <w:rFonts w:ascii="Arial" w:hAnsi="Arial" w:cs="Arial"/>
          <w:lang w:val="pt-BR"/>
        </w:rPr>
        <w:t>categoria</w:t>
      </w:r>
      <w:proofErr w:type="gramEnd"/>
      <w:r w:rsidRPr="00F20078">
        <w:rPr>
          <w:rFonts w:ascii="Arial" w:hAnsi="Arial" w:cs="Arial"/>
          <w:lang w:val="pt-BR"/>
        </w:rPr>
        <w:t xml:space="preserve"> VARCHAR (50) NOT NULL CHECK (categoria IN ('Bebida não alcoólica','Bebida alcoólica')),</w:t>
      </w:r>
    </w:p>
    <w:p w14:paraId="34A6794F" w14:textId="77777777" w:rsidR="00DE3806" w:rsidRPr="00F20078" w:rsidRDefault="00DE3806" w:rsidP="00AD7B90">
      <w:pPr>
        <w:jc w:val="both"/>
        <w:rPr>
          <w:rFonts w:ascii="Arial" w:hAnsi="Arial" w:cs="Arial"/>
        </w:rPr>
      </w:pPr>
      <w:r w:rsidRPr="00F20078">
        <w:rPr>
          <w:rFonts w:ascii="Arial" w:hAnsi="Arial" w:cs="Arial"/>
          <w:lang w:val="pt-BR"/>
        </w:rPr>
        <w:t xml:space="preserve">        </w:t>
      </w:r>
      <w:proofErr w:type="gramStart"/>
      <w:r w:rsidRPr="00F20078">
        <w:rPr>
          <w:rFonts w:ascii="Arial" w:hAnsi="Arial" w:cs="Arial"/>
        </w:rPr>
        <w:t>descr_catg</w:t>
      </w:r>
      <w:proofErr w:type="gramEnd"/>
      <w:r w:rsidRPr="00F20078">
        <w:rPr>
          <w:rFonts w:ascii="Arial" w:hAnsi="Arial" w:cs="Arial"/>
        </w:rPr>
        <w:t xml:space="preserve"> VARCHAR(200));</w:t>
      </w:r>
    </w:p>
    <w:p w14:paraId="7188A6E2" w14:textId="77777777" w:rsidR="00DE3806" w:rsidRPr="00F20078" w:rsidRDefault="00DE3806" w:rsidP="00AD7B90">
      <w:pPr>
        <w:jc w:val="both"/>
        <w:rPr>
          <w:rFonts w:ascii="Arial" w:hAnsi="Arial" w:cs="Arial"/>
        </w:rPr>
      </w:pPr>
    </w:p>
    <w:p w14:paraId="22772E7B" w14:textId="77777777" w:rsidR="00DE3806" w:rsidRPr="00F20078" w:rsidRDefault="00DE3806" w:rsidP="00AD7B90">
      <w:pPr>
        <w:jc w:val="both"/>
        <w:rPr>
          <w:rFonts w:ascii="Arial" w:hAnsi="Arial" w:cs="Arial"/>
        </w:rPr>
      </w:pPr>
      <w:r w:rsidRPr="00F20078">
        <w:rPr>
          <w:rFonts w:ascii="Arial" w:hAnsi="Arial" w:cs="Arial"/>
        </w:rPr>
        <w:t xml:space="preserve">        --2 Tabela Produto</w:t>
      </w:r>
    </w:p>
    <w:p w14:paraId="513EDA42" w14:textId="77777777" w:rsidR="00DE3806" w:rsidRPr="00F20078" w:rsidRDefault="00DE3806" w:rsidP="00AD7B90">
      <w:pPr>
        <w:jc w:val="both"/>
        <w:rPr>
          <w:rFonts w:ascii="Arial" w:hAnsi="Arial" w:cs="Arial"/>
        </w:rPr>
      </w:pPr>
      <w:r w:rsidRPr="00F20078">
        <w:rPr>
          <w:rFonts w:ascii="Arial" w:hAnsi="Arial" w:cs="Arial"/>
        </w:rPr>
        <w:t xml:space="preserve">        DROP TABLE IF EXISTS produto CASCADE;</w:t>
      </w:r>
    </w:p>
    <w:p w14:paraId="7347EAF1" w14:textId="77777777" w:rsidR="00DE3806" w:rsidRPr="00F20078" w:rsidRDefault="00DE3806" w:rsidP="00AD7B90">
      <w:pPr>
        <w:jc w:val="both"/>
        <w:rPr>
          <w:rFonts w:ascii="Arial" w:hAnsi="Arial" w:cs="Arial"/>
        </w:rPr>
      </w:pPr>
      <w:r w:rsidRPr="00F20078">
        <w:rPr>
          <w:rFonts w:ascii="Arial" w:hAnsi="Arial" w:cs="Arial"/>
        </w:rPr>
        <w:t xml:space="preserve">        CREATE TABLE produto (</w:t>
      </w:r>
    </w:p>
    <w:p w14:paraId="290D1F01"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cod_prod</w:t>
      </w:r>
      <w:proofErr w:type="gramEnd"/>
      <w:r w:rsidRPr="00F20078">
        <w:rPr>
          <w:rFonts w:ascii="Arial" w:hAnsi="Arial" w:cs="Arial"/>
        </w:rPr>
        <w:t xml:space="preserve"> INT  PRIMARY KEY,</w:t>
      </w:r>
    </w:p>
    <w:p w14:paraId="776B4226"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prod_nome</w:t>
      </w:r>
      <w:proofErr w:type="gramEnd"/>
      <w:r w:rsidRPr="00F20078">
        <w:rPr>
          <w:rFonts w:ascii="Arial" w:hAnsi="Arial" w:cs="Arial"/>
        </w:rPr>
        <w:t xml:space="preserve"> VARCHAR(30),</w:t>
      </w:r>
    </w:p>
    <w:p w14:paraId="68D5B55F"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prod_descr</w:t>
      </w:r>
      <w:proofErr w:type="gramEnd"/>
      <w:r w:rsidRPr="00F20078">
        <w:rPr>
          <w:rFonts w:ascii="Arial" w:hAnsi="Arial" w:cs="Arial"/>
        </w:rPr>
        <w:t xml:space="preserve"> VARCHAR(50),</w:t>
      </w:r>
    </w:p>
    <w:p w14:paraId="699BEA3B"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cod_catg</w:t>
      </w:r>
      <w:proofErr w:type="gramEnd"/>
      <w:r w:rsidRPr="00F20078">
        <w:rPr>
          <w:rFonts w:ascii="Arial" w:hAnsi="Arial" w:cs="Arial"/>
        </w:rPr>
        <w:t xml:space="preserve"> INT, FOREIGN KEY (cod_catg) REFERENCES  categoria,</w:t>
      </w:r>
    </w:p>
    <w:p w14:paraId="1D75C8C8"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qtd_medida</w:t>
      </w:r>
      <w:proofErr w:type="gramEnd"/>
      <w:r w:rsidRPr="00F20078">
        <w:rPr>
          <w:rFonts w:ascii="Arial" w:hAnsi="Arial" w:cs="Arial"/>
        </w:rPr>
        <w:t xml:space="preserve"> NUMERIC(3,1),</w:t>
      </w:r>
    </w:p>
    <w:p w14:paraId="4AA450FC"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prod_medida</w:t>
      </w:r>
      <w:proofErr w:type="gramEnd"/>
      <w:r w:rsidRPr="00F20078">
        <w:rPr>
          <w:rFonts w:ascii="Arial" w:hAnsi="Arial" w:cs="Arial"/>
        </w:rPr>
        <w:t xml:space="preserve"> VARCHAR(10),CHECK (prod_medida IN ('litro', 'litros', 'ml')),</w:t>
      </w:r>
    </w:p>
    <w:p w14:paraId="1CC3B375"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prod_marca</w:t>
      </w:r>
      <w:proofErr w:type="gramEnd"/>
      <w:r w:rsidRPr="00F20078">
        <w:rPr>
          <w:rFonts w:ascii="Arial" w:hAnsi="Arial" w:cs="Arial"/>
        </w:rPr>
        <w:t xml:space="preserve"> VARCHAR (100));</w:t>
      </w:r>
    </w:p>
    <w:p w14:paraId="1AC8562A" w14:textId="77777777" w:rsidR="00DE3806" w:rsidRPr="00F20078" w:rsidRDefault="00DE3806" w:rsidP="00AD7B90">
      <w:pPr>
        <w:jc w:val="both"/>
        <w:rPr>
          <w:rFonts w:ascii="Arial" w:hAnsi="Arial" w:cs="Arial"/>
        </w:rPr>
      </w:pPr>
    </w:p>
    <w:p w14:paraId="129E47C0" w14:textId="77777777" w:rsidR="00DE3806" w:rsidRPr="00F20078" w:rsidRDefault="00DE3806" w:rsidP="00AD7B90">
      <w:pPr>
        <w:jc w:val="both"/>
        <w:rPr>
          <w:rFonts w:ascii="Arial" w:hAnsi="Arial" w:cs="Arial"/>
        </w:rPr>
      </w:pPr>
      <w:r w:rsidRPr="00F20078">
        <w:rPr>
          <w:rFonts w:ascii="Arial" w:hAnsi="Arial" w:cs="Arial"/>
        </w:rPr>
        <w:t xml:space="preserve">        --3 Tabela Fornecedor</w:t>
      </w:r>
    </w:p>
    <w:p w14:paraId="5D3356F5" w14:textId="77777777" w:rsidR="00DE3806" w:rsidRPr="00F20078" w:rsidRDefault="00DE3806" w:rsidP="00AD7B90">
      <w:pPr>
        <w:jc w:val="both"/>
        <w:rPr>
          <w:rFonts w:ascii="Arial" w:hAnsi="Arial" w:cs="Arial"/>
        </w:rPr>
      </w:pPr>
      <w:r w:rsidRPr="00F20078">
        <w:rPr>
          <w:rFonts w:ascii="Arial" w:hAnsi="Arial" w:cs="Arial"/>
        </w:rPr>
        <w:t xml:space="preserve">        DROP TABLE IF EXISTS fornecedor CASCADE;</w:t>
      </w:r>
    </w:p>
    <w:p w14:paraId="159BD66A" w14:textId="77777777" w:rsidR="00DE3806" w:rsidRPr="00F20078" w:rsidRDefault="00DE3806" w:rsidP="00AD7B90">
      <w:pPr>
        <w:jc w:val="both"/>
        <w:rPr>
          <w:rFonts w:ascii="Arial" w:hAnsi="Arial" w:cs="Arial"/>
        </w:rPr>
      </w:pPr>
      <w:r w:rsidRPr="00F20078">
        <w:rPr>
          <w:rFonts w:ascii="Arial" w:hAnsi="Arial" w:cs="Arial"/>
        </w:rPr>
        <w:t xml:space="preserve">        CREATE TABLE fornecedor (</w:t>
      </w:r>
    </w:p>
    <w:p w14:paraId="167D5915"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cod_forn</w:t>
      </w:r>
      <w:proofErr w:type="gramEnd"/>
      <w:r w:rsidRPr="00F20078">
        <w:rPr>
          <w:rFonts w:ascii="Arial" w:hAnsi="Arial" w:cs="Arial"/>
        </w:rPr>
        <w:t xml:space="preserve"> INT PRIMARY KEY,</w:t>
      </w:r>
    </w:p>
    <w:p w14:paraId="61CF336C" w14:textId="77777777" w:rsidR="00DE3806" w:rsidRPr="00F20078" w:rsidRDefault="00DE3806" w:rsidP="00AD7B90">
      <w:pPr>
        <w:jc w:val="both"/>
        <w:rPr>
          <w:rFonts w:ascii="Arial" w:hAnsi="Arial" w:cs="Arial"/>
        </w:rPr>
      </w:pPr>
      <w:r w:rsidRPr="00F20078">
        <w:rPr>
          <w:rFonts w:ascii="Arial" w:hAnsi="Arial" w:cs="Arial"/>
        </w:rPr>
        <w:t xml:space="preserve">        forn_</w:t>
      </w:r>
      <w:proofErr w:type="gramStart"/>
      <w:r w:rsidRPr="00F20078">
        <w:rPr>
          <w:rFonts w:ascii="Arial" w:hAnsi="Arial" w:cs="Arial"/>
        </w:rPr>
        <w:t>tipo  CHAR</w:t>
      </w:r>
      <w:proofErr w:type="gramEnd"/>
      <w:r w:rsidRPr="00F20078">
        <w:rPr>
          <w:rFonts w:ascii="Arial" w:hAnsi="Arial" w:cs="Arial"/>
        </w:rPr>
        <w:t>(2) NOT NULL CHECK (forn_tipo IN ('PJ', 'PF')),</w:t>
      </w:r>
    </w:p>
    <w:p w14:paraId="64F4AA4C"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forn_email</w:t>
      </w:r>
      <w:proofErr w:type="gramEnd"/>
      <w:r w:rsidRPr="00F20078">
        <w:rPr>
          <w:rFonts w:ascii="Arial" w:hAnsi="Arial" w:cs="Arial"/>
        </w:rPr>
        <w:t xml:space="preserve"> VARCHAR(30),</w:t>
      </w:r>
    </w:p>
    <w:p w14:paraId="19360D50"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forn_fone</w:t>
      </w:r>
      <w:proofErr w:type="gramEnd"/>
      <w:r w:rsidRPr="00F20078">
        <w:rPr>
          <w:rFonts w:ascii="Arial" w:hAnsi="Arial" w:cs="Arial"/>
        </w:rPr>
        <w:t xml:space="preserve"> NUMERIC(11),</w:t>
      </w:r>
    </w:p>
    <w:p w14:paraId="49A97886"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forn_end</w:t>
      </w:r>
      <w:proofErr w:type="gramEnd"/>
      <w:r w:rsidRPr="00F20078">
        <w:rPr>
          <w:rFonts w:ascii="Arial" w:hAnsi="Arial" w:cs="Arial"/>
        </w:rPr>
        <w:t xml:space="preserve"> VARCHAR(100) ,</w:t>
      </w:r>
    </w:p>
    <w:p w14:paraId="05818AF2"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forn_nome</w:t>
      </w:r>
      <w:proofErr w:type="gramEnd"/>
      <w:r w:rsidRPr="00F20078">
        <w:rPr>
          <w:rFonts w:ascii="Arial" w:hAnsi="Arial" w:cs="Arial"/>
        </w:rPr>
        <w:t xml:space="preserve"> VARCHAR(100) NOT NULL);</w:t>
      </w:r>
    </w:p>
    <w:p w14:paraId="55BC065B" w14:textId="77777777" w:rsidR="00DE3806" w:rsidRPr="00F20078" w:rsidRDefault="00DE3806" w:rsidP="00AD7B90">
      <w:pPr>
        <w:jc w:val="both"/>
        <w:rPr>
          <w:rFonts w:ascii="Arial" w:hAnsi="Arial" w:cs="Arial"/>
        </w:rPr>
      </w:pPr>
    </w:p>
    <w:p w14:paraId="294CC3DA" w14:textId="77777777" w:rsidR="00DE3806" w:rsidRPr="00F20078" w:rsidRDefault="00DE3806" w:rsidP="00AD7B90">
      <w:pPr>
        <w:jc w:val="both"/>
        <w:rPr>
          <w:rFonts w:ascii="Arial" w:hAnsi="Arial" w:cs="Arial"/>
          <w:lang w:val="pt-BR"/>
        </w:rPr>
      </w:pPr>
      <w:r w:rsidRPr="00F20078">
        <w:rPr>
          <w:rFonts w:ascii="Arial" w:hAnsi="Arial" w:cs="Arial"/>
        </w:rPr>
        <w:t xml:space="preserve">        </w:t>
      </w:r>
      <w:r w:rsidRPr="00F20078">
        <w:rPr>
          <w:rFonts w:ascii="Arial" w:hAnsi="Arial" w:cs="Arial"/>
          <w:lang w:val="pt-BR"/>
        </w:rPr>
        <w:t>--</w:t>
      </w:r>
      <w:proofErr w:type="gramStart"/>
      <w:r w:rsidRPr="00F20078">
        <w:rPr>
          <w:rFonts w:ascii="Arial" w:hAnsi="Arial" w:cs="Arial"/>
          <w:lang w:val="pt-BR"/>
        </w:rPr>
        <w:t>4 Tabela</w:t>
      </w:r>
      <w:proofErr w:type="gramEnd"/>
      <w:r w:rsidRPr="00F20078">
        <w:rPr>
          <w:rFonts w:ascii="Arial" w:hAnsi="Arial" w:cs="Arial"/>
          <w:lang w:val="pt-BR"/>
        </w:rPr>
        <w:t xml:space="preserve"> Fornecimento</w:t>
      </w:r>
    </w:p>
    <w:p w14:paraId="0102402A"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DROP TABLE IF EXISTS fornecimento CASCADE;</w:t>
      </w:r>
    </w:p>
    <w:p w14:paraId="4E64470D" w14:textId="77777777" w:rsidR="00DE3806" w:rsidRPr="00F20078" w:rsidRDefault="00DE3806" w:rsidP="00AD7B90">
      <w:pPr>
        <w:jc w:val="both"/>
        <w:rPr>
          <w:rFonts w:ascii="Arial" w:hAnsi="Arial" w:cs="Arial"/>
        </w:rPr>
      </w:pPr>
      <w:r w:rsidRPr="00F20078">
        <w:rPr>
          <w:rFonts w:ascii="Arial" w:hAnsi="Arial" w:cs="Arial"/>
          <w:lang w:val="pt-BR"/>
        </w:rPr>
        <w:t xml:space="preserve">        </w:t>
      </w:r>
      <w:r w:rsidRPr="00F20078">
        <w:rPr>
          <w:rFonts w:ascii="Arial" w:hAnsi="Arial" w:cs="Arial"/>
        </w:rPr>
        <w:t>CREATE TABLE fornecimento (</w:t>
      </w:r>
    </w:p>
    <w:p w14:paraId="7806959D"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id_fornecto</w:t>
      </w:r>
      <w:proofErr w:type="gramEnd"/>
      <w:r w:rsidRPr="00F20078">
        <w:rPr>
          <w:rFonts w:ascii="Arial" w:hAnsi="Arial" w:cs="Arial"/>
        </w:rPr>
        <w:t xml:space="preserve"> INT  PRIMARY KEY, </w:t>
      </w:r>
    </w:p>
    <w:p w14:paraId="2FA68FD0"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num_notafiscal_compra</w:t>
      </w:r>
      <w:proofErr w:type="gramEnd"/>
      <w:r w:rsidRPr="00F20078">
        <w:rPr>
          <w:rFonts w:ascii="Arial" w:hAnsi="Arial" w:cs="Arial"/>
        </w:rPr>
        <w:t xml:space="preserve"> NUMERIC(50),</w:t>
      </w:r>
    </w:p>
    <w:p w14:paraId="23E7E812" w14:textId="77777777" w:rsidR="00DE3806" w:rsidRPr="00F20078" w:rsidRDefault="00DE3806" w:rsidP="00AD7B90">
      <w:pPr>
        <w:jc w:val="both"/>
        <w:rPr>
          <w:rFonts w:ascii="Arial" w:hAnsi="Arial" w:cs="Arial"/>
        </w:rPr>
      </w:pPr>
      <w:r w:rsidRPr="00F20078">
        <w:rPr>
          <w:rFonts w:ascii="Arial" w:hAnsi="Arial" w:cs="Arial"/>
        </w:rPr>
        <w:t xml:space="preserve">            cod_</w:t>
      </w:r>
      <w:proofErr w:type="gramStart"/>
      <w:r w:rsidRPr="00F20078">
        <w:rPr>
          <w:rFonts w:ascii="Arial" w:hAnsi="Arial" w:cs="Arial"/>
        </w:rPr>
        <w:t>forn  INTEGER</w:t>
      </w:r>
      <w:proofErr w:type="gramEnd"/>
      <w:r w:rsidRPr="00F20078">
        <w:rPr>
          <w:rFonts w:ascii="Arial" w:hAnsi="Arial" w:cs="Arial"/>
        </w:rPr>
        <w:t>, FOREIGN KEY (cod_forn) REFERENCES  fornecedor,</w:t>
      </w:r>
    </w:p>
    <w:p w14:paraId="12BEB549" w14:textId="77777777" w:rsidR="00DE3806" w:rsidRPr="00F20078" w:rsidRDefault="00DE3806" w:rsidP="00AD7B90">
      <w:pPr>
        <w:jc w:val="both"/>
        <w:rPr>
          <w:rFonts w:ascii="Arial" w:hAnsi="Arial" w:cs="Arial"/>
        </w:rPr>
      </w:pPr>
      <w:r w:rsidRPr="00F20078">
        <w:rPr>
          <w:rFonts w:ascii="Arial" w:hAnsi="Arial" w:cs="Arial"/>
        </w:rPr>
        <w:t xml:space="preserve">            cod_</w:t>
      </w:r>
      <w:proofErr w:type="gramStart"/>
      <w:r w:rsidRPr="00F20078">
        <w:rPr>
          <w:rFonts w:ascii="Arial" w:hAnsi="Arial" w:cs="Arial"/>
        </w:rPr>
        <w:t>prod  INTEGER</w:t>
      </w:r>
      <w:proofErr w:type="gramEnd"/>
      <w:r w:rsidRPr="00F20078">
        <w:rPr>
          <w:rFonts w:ascii="Arial" w:hAnsi="Arial" w:cs="Arial"/>
        </w:rPr>
        <w:t>, FOREIGN KEY (cod_prod) REFERENCES  produto,</w:t>
      </w:r>
    </w:p>
    <w:p w14:paraId="393D7495" w14:textId="77777777" w:rsidR="00DE3806" w:rsidRPr="00F20078" w:rsidRDefault="00DE3806" w:rsidP="00AD7B90">
      <w:pPr>
        <w:jc w:val="both"/>
        <w:rPr>
          <w:rFonts w:ascii="Arial" w:hAnsi="Arial" w:cs="Arial"/>
          <w:lang w:val="pt-BR"/>
        </w:rPr>
      </w:pPr>
      <w:r w:rsidRPr="00F20078">
        <w:rPr>
          <w:rFonts w:ascii="Arial" w:hAnsi="Arial" w:cs="Arial"/>
        </w:rPr>
        <w:t xml:space="preserve">            </w:t>
      </w:r>
      <w:proofErr w:type="gramStart"/>
      <w:r w:rsidRPr="00F20078">
        <w:rPr>
          <w:rFonts w:ascii="Arial" w:hAnsi="Arial" w:cs="Arial"/>
          <w:lang w:val="pt-BR"/>
        </w:rPr>
        <w:t>dt_entrada</w:t>
      </w:r>
      <w:proofErr w:type="gramEnd"/>
      <w:r w:rsidRPr="00F20078">
        <w:rPr>
          <w:rFonts w:ascii="Arial" w:hAnsi="Arial" w:cs="Arial"/>
          <w:lang w:val="pt-BR"/>
        </w:rPr>
        <w:t xml:space="preserve"> DATE,</w:t>
      </w:r>
    </w:p>
    <w:p w14:paraId="05AE416A"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num_lote</w:t>
      </w:r>
      <w:proofErr w:type="gramEnd"/>
      <w:r w:rsidRPr="00F20078">
        <w:rPr>
          <w:rFonts w:ascii="Arial" w:hAnsi="Arial" w:cs="Arial"/>
          <w:lang w:val="pt-BR"/>
        </w:rPr>
        <w:t xml:space="preserve"> VARCHAR (30),</w:t>
      </w:r>
    </w:p>
    <w:p w14:paraId="0910255A"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dt_validade</w:t>
      </w:r>
      <w:proofErr w:type="gramEnd"/>
      <w:r w:rsidRPr="00F20078">
        <w:rPr>
          <w:rFonts w:ascii="Arial" w:hAnsi="Arial" w:cs="Arial"/>
          <w:lang w:val="pt-BR"/>
        </w:rPr>
        <w:t xml:space="preserve"> DATE,</w:t>
      </w:r>
    </w:p>
    <w:p w14:paraId="4B7596C1" w14:textId="77777777" w:rsidR="00DE3806" w:rsidRPr="00F20078" w:rsidRDefault="00DE3806" w:rsidP="00AD7B90">
      <w:pPr>
        <w:jc w:val="both"/>
        <w:rPr>
          <w:rFonts w:ascii="Arial" w:hAnsi="Arial" w:cs="Arial"/>
          <w:lang w:val="pt-BR"/>
        </w:rPr>
      </w:pPr>
      <w:r w:rsidRPr="00F20078">
        <w:rPr>
          <w:rFonts w:ascii="Arial" w:hAnsi="Arial" w:cs="Arial"/>
          <w:lang w:val="pt-BR"/>
        </w:rPr>
        <w:lastRenderedPageBreak/>
        <w:t xml:space="preserve">            </w:t>
      </w:r>
      <w:proofErr w:type="gramStart"/>
      <w:r w:rsidRPr="00F20078">
        <w:rPr>
          <w:rFonts w:ascii="Arial" w:hAnsi="Arial" w:cs="Arial"/>
          <w:lang w:val="pt-BR"/>
        </w:rPr>
        <w:t>qtd_prod</w:t>
      </w:r>
      <w:proofErr w:type="gramEnd"/>
      <w:r w:rsidRPr="00F20078">
        <w:rPr>
          <w:rFonts w:ascii="Arial" w:hAnsi="Arial" w:cs="Arial"/>
          <w:lang w:val="pt-BR"/>
        </w:rPr>
        <w:t xml:space="preserve"> NUMERIC(7,2),</w:t>
      </w:r>
    </w:p>
    <w:p w14:paraId="792558A1"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valor_custo_uni</w:t>
      </w:r>
      <w:proofErr w:type="gramEnd"/>
      <w:r w:rsidRPr="00F20078">
        <w:rPr>
          <w:rFonts w:ascii="Arial" w:hAnsi="Arial" w:cs="Arial"/>
          <w:lang w:val="pt-BR"/>
        </w:rPr>
        <w:t xml:space="preserve"> NUMERIC(7,2),</w:t>
      </w:r>
    </w:p>
    <w:p w14:paraId="28C6159F"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valor_total</w:t>
      </w:r>
      <w:proofErr w:type="gramEnd"/>
      <w:r w:rsidRPr="00F20078">
        <w:rPr>
          <w:rFonts w:ascii="Arial" w:hAnsi="Arial" w:cs="Arial"/>
          <w:lang w:val="pt-BR"/>
        </w:rPr>
        <w:t xml:space="preserve"> NUMERIC(7,2)</w:t>
      </w:r>
    </w:p>
    <w:p w14:paraId="5238356D"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w:t>
      </w:r>
      <w:proofErr w:type="gramEnd"/>
      <w:r w:rsidRPr="00F20078">
        <w:rPr>
          <w:rFonts w:ascii="Arial" w:hAnsi="Arial" w:cs="Arial"/>
          <w:lang w:val="pt-BR"/>
        </w:rPr>
        <w:t>;</w:t>
      </w:r>
    </w:p>
    <w:p w14:paraId="51666712" w14:textId="77777777" w:rsidR="00DE3806" w:rsidRPr="00F20078" w:rsidRDefault="00DE3806" w:rsidP="00AD7B90">
      <w:pPr>
        <w:jc w:val="both"/>
        <w:rPr>
          <w:rFonts w:ascii="Arial" w:hAnsi="Arial" w:cs="Arial"/>
          <w:lang w:val="pt-BR"/>
        </w:rPr>
      </w:pPr>
    </w:p>
    <w:p w14:paraId="608CFA86"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5 Tabela</w:t>
      </w:r>
      <w:proofErr w:type="gramEnd"/>
      <w:r w:rsidRPr="00F20078">
        <w:rPr>
          <w:rFonts w:ascii="Arial" w:hAnsi="Arial" w:cs="Arial"/>
          <w:lang w:val="pt-BR"/>
        </w:rPr>
        <w:t xml:space="preserve"> Estoque</w:t>
      </w:r>
    </w:p>
    <w:p w14:paraId="1B73D07B"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DROP TABLE IF EXISTS estoque CASCADE;</w:t>
      </w:r>
    </w:p>
    <w:p w14:paraId="4511C471" w14:textId="77777777" w:rsidR="00DE3806" w:rsidRPr="00F20078" w:rsidRDefault="00DE3806" w:rsidP="00AD7B90">
      <w:pPr>
        <w:jc w:val="both"/>
        <w:rPr>
          <w:rFonts w:ascii="Arial" w:hAnsi="Arial" w:cs="Arial"/>
        </w:rPr>
      </w:pPr>
      <w:r w:rsidRPr="00F20078">
        <w:rPr>
          <w:rFonts w:ascii="Arial" w:hAnsi="Arial" w:cs="Arial"/>
          <w:lang w:val="pt-BR"/>
        </w:rPr>
        <w:t xml:space="preserve">        </w:t>
      </w:r>
      <w:r w:rsidRPr="00F20078">
        <w:rPr>
          <w:rFonts w:ascii="Arial" w:hAnsi="Arial" w:cs="Arial"/>
        </w:rPr>
        <w:t>CREATE TABLE estoque (</w:t>
      </w:r>
    </w:p>
    <w:p w14:paraId="55AA0103"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id_estoque</w:t>
      </w:r>
      <w:proofErr w:type="gramEnd"/>
      <w:r w:rsidRPr="00F20078">
        <w:rPr>
          <w:rFonts w:ascii="Arial" w:hAnsi="Arial" w:cs="Arial"/>
        </w:rPr>
        <w:t xml:space="preserve"> INT  PRIMARY KEY,</w:t>
      </w:r>
    </w:p>
    <w:p w14:paraId="75F5A162"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cod_prod</w:t>
      </w:r>
      <w:proofErr w:type="gramEnd"/>
      <w:r w:rsidRPr="00F20078">
        <w:rPr>
          <w:rFonts w:ascii="Arial" w:hAnsi="Arial" w:cs="Arial"/>
        </w:rPr>
        <w:t xml:space="preserve"> INT, FOREIGN KEY (cod_prod) REFERENCES  produto ,</w:t>
      </w:r>
    </w:p>
    <w:p w14:paraId="6B3D2FE0"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dt_hora_controle</w:t>
      </w:r>
      <w:proofErr w:type="gramEnd"/>
      <w:r w:rsidRPr="00F20078">
        <w:rPr>
          <w:rFonts w:ascii="Arial" w:hAnsi="Arial" w:cs="Arial"/>
        </w:rPr>
        <w:t xml:space="preserve"> TIMESTAMP NOT NULL,</w:t>
      </w:r>
    </w:p>
    <w:p w14:paraId="25628735"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qtd_entrada</w:t>
      </w:r>
      <w:proofErr w:type="gramEnd"/>
      <w:r w:rsidRPr="00F20078">
        <w:rPr>
          <w:rFonts w:ascii="Arial" w:hAnsi="Arial" w:cs="Arial"/>
        </w:rPr>
        <w:t xml:space="preserve"> INTEGER NOT NULL,</w:t>
      </w:r>
    </w:p>
    <w:p w14:paraId="4FE9C635"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qtd_saida</w:t>
      </w:r>
      <w:proofErr w:type="gramEnd"/>
      <w:r w:rsidRPr="00F20078">
        <w:rPr>
          <w:rFonts w:ascii="Arial" w:hAnsi="Arial" w:cs="Arial"/>
        </w:rPr>
        <w:t xml:space="preserve"> INTEGER NOT NULL,</w:t>
      </w:r>
    </w:p>
    <w:p w14:paraId="5665C3CE"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qtd_total</w:t>
      </w:r>
      <w:proofErr w:type="gramEnd"/>
      <w:r w:rsidRPr="00F20078">
        <w:rPr>
          <w:rFonts w:ascii="Arial" w:hAnsi="Arial" w:cs="Arial"/>
        </w:rPr>
        <w:t xml:space="preserve"> INTEGER NOT NULL,</w:t>
      </w:r>
    </w:p>
    <w:p w14:paraId="1915ACE6"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end_estoque</w:t>
      </w:r>
      <w:proofErr w:type="gramEnd"/>
      <w:r w:rsidRPr="00F20078">
        <w:rPr>
          <w:rFonts w:ascii="Arial" w:hAnsi="Arial" w:cs="Arial"/>
        </w:rPr>
        <w:t xml:space="preserve"> VARCHAR(100) NOT NULL,</w:t>
      </w:r>
    </w:p>
    <w:p w14:paraId="6F96BF14" w14:textId="77777777" w:rsidR="00DE3806" w:rsidRPr="00F20078" w:rsidRDefault="00DE3806" w:rsidP="00AD7B90">
      <w:pPr>
        <w:jc w:val="both"/>
        <w:rPr>
          <w:rFonts w:ascii="Arial" w:hAnsi="Arial" w:cs="Arial"/>
          <w:lang w:val="pt-BR"/>
        </w:rPr>
      </w:pPr>
      <w:r w:rsidRPr="00F20078">
        <w:rPr>
          <w:rFonts w:ascii="Arial" w:hAnsi="Arial" w:cs="Arial"/>
        </w:rPr>
        <w:t xml:space="preserve">        </w:t>
      </w:r>
      <w:proofErr w:type="gramStart"/>
      <w:r w:rsidRPr="00F20078">
        <w:rPr>
          <w:rFonts w:ascii="Arial" w:hAnsi="Arial" w:cs="Arial"/>
          <w:lang w:val="pt-BR"/>
        </w:rPr>
        <w:t>estoque_min</w:t>
      </w:r>
      <w:proofErr w:type="gramEnd"/>
      <w:r w:rsidRPr="00F20078">
        <w:rPr>
          <w:rFonts w:ascii="Arial" w:hAnsi="Arial" w:cs="Arial"/>
          <w:lang w:val="pt-BR"/>
        </w:rPr>
        <w:t xml:space="preserve"> integer,</w:t>
      </w:r>
    </w:p>
    <w:p w14:paraId="052D6612"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estoque_max</w:t>
      </w:r>
      <w:proofErr w:type="gramEnd"/>
      <w:r w:rsidRPr="00F20078">
        <w:rPr>
          <w:rFonts w:ascii="Arial" w:hAnsi="Arial" w:cs="Arial"/>
          <w:lang w:val="pt-BR"/>
        </w:rPr>
        <w:t xml:space="preserve"> integer</w:t>
      </w:r>
    </w:p>
    <w:p w14:paraId="39B16122"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w:t>
      </w:r>
      <w:proofErr w:type="gramEnd"/>
      <w:r w:rsidRPr="00F20078">
        <w:rPr>
          <w:rFonts w:ascii="Arial" w:hAnsi="Arial" w:cs="Arial"/>
          <w:lang w:val="pt-BR"/>
        </w:rPr>
        <w:t>;</w:t>
      </w:r>
    </w:p>
    <w:p w14:paraId="64E82FB7" w14:textId="77777777" w:rsidR="00DE3806" w:rsidRPr="00F20078" w:rsidRDefault="00DE3806" w:rsidP="00AD7B90">
      <w:pPr>
        <w:jc w:val="both"/>
        <w:rPr>
          <w:rFonts w:ascii="Arial" w:hAnsi="Arial" w:cs="Arial"/>
          <w:lang w:val="pt-BR"/>
        </w:rPr>
      </w:pPr>
    </w:p>
    <w:p w14:paraId="3A7B5B91"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6 Tabela</w:t>
      </w:r>
      <w:proofErr w:type="gramEnd"/>
      <w:r w:rsidRPr="00F20078">
        <w:rPr>
          <w:rFonts w:ascii="Arial" w:hAnsi="Arial" w:cs="Arial"/>
          <w:lang w:val="pt-BR"/>
        </w:rPr>
        <w:t xml:space="preserve"> Pedido</w:t>
      </w:r>
    </w:p>
    <w:p w14:paraId="2974AC95"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DROP TABLE IF EXISTS pedido CASCADE;</w:t>
      </w:r>
    </w:p>
    <w:p w14:paraId="7C0DA0F9" w14:textId="77777777" w:rsidR="00DE3806" w:rsidRPr="00F20078" w:rsidRDefault="00DE3806" w:rsidP="00AD7B90">
      <w:pPr>
        <w:jc w:val="both"/>
        <w:rPr>
          <w:rFonts w:ascii="Arial" w:hAnsi="Arial" w:cs="Arial"/>
        </w:rPr>
      </w:pPr>
      <w:r w:rsidRPr="00F20078">
        <w:rPr>
          <w:rFonts w:ascii="Arial" w:hAnsi="Arial" w:cs="Arial"/>
          <w:lang w:val="pt-BR"/>
        </w:rPr>
        <w:t xml:space="preserve">        </w:t>
      </w:r>
      <w:r w:rsidRPr="00F20078">
        <w:rPr>
          <w:rFonts w:ascii="Arial" w:hAnsi="Arial" w:cs="Arial"/>
        </w:rPr>
        <w:t>CREATE TABLE pedido (</w:t>
      </w:r>
    </w:p>
    <w:p w14:paraId="31E57049"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id_pedido</w:t>
      </w:r>
      <w:proofErr w:type="gramEnd"/>
      <w:r w:rsidRPr="00F20078">
        <w:rPr>
          <w:rFonts w:ascii="Arial" w:hAnsi="Arial" w:cs="Arial"/>
        </w:rPr>
        <w:t xml:space="preserve"> INT PRIMARY KEY,</w:t>
      </w:r>
    </w:p>
    <w:p w14:paraId="4A1175DD" w14:textId="77777777" w:rsidR="00DE3806" w:rsidRPr="00F20078" w:rsidRDefault="00DE3806" w:rsidP="00AD7B90">
      <w:pPr>
        <w:jc w:val="both"/>
        <w:rPr>
          <w:rFonts w:ascii="Arial" w:hAnsi="Arial" w:cs="Arial"/>
          <w:lang w:val="pt-BR"/>
        </w:rPr>
      </w:pPr>
      <w:r w:rsidRPr="00F20078">
        <w:rPr>
          <w:rFonts w:ascii="Arial" w:hAnsi="Arial" w:cs="Arial"/>
        </w:rPr>
        <w:t xml:space="preserve">        </w:t>
      </w:r>
      <w:proofErr w:type="gramStart"/>
      <w:r w:rsidRPr="00F20078">
        <w:rPr>
          <w:rFonts w:ascii="Arial" w:hAnsi="Arial" w:cs="Arial"/>
          <w:lang w:val="pt-BR"/>
        </w:rPr>
        <w:t>num_notafiscal_venda</w:t>
      </w:r>
      <w:proofErr w:type="gramEnd"/>
      <w:r w:rsidRPr="00F20078">
        <w:rPr>
          <w:rFonts w:ascii="Arial" w:hAnsi="Arial" w:cs="Arial"/>
          <w:lang w:val="pt-BR"/>
        </w:rPr>
        <w:t xml:space="preserve"> CHAR(50),</w:t>
      </w:r>
    </w:p>
    <w:p w14:paraId="1AE374DB"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dt_hora_pedido</w:t>
      </w:r>
      <w:proofErr w:type="gramEnd"/>
      <w:r w:rsidRPr="00F20078">
        <w:rPr>
          <w:rFonts w:ascii="Arial" w:hAnsi="Arial" w:cs="Arial"/>
          <w:lang w:val="pt-BR"/>
        </w:rPr>
        <w:t xml:space="preserve"> TIMESTAMP NOT NULL,</w:t>
      </w:r>
    </w:p>
    <w:p w14:paraId="2306B9AC" w14:textId="77777777" w:rsidR="00DE3806" w:rsidRPr="00F20078" w:rsidRDefault="00DE3806" w:rsidP="00AD7B90">
      <w:pPr>
        <w:jc w:val="both"/>
        <w:rPr>
          <w:rFonts w:ascii="Arial" w:hAnsi="Arial" w:cs="Arial"/>
        </w:rPr>
      </w:pPr>
      <w:r w:rsidRPr="00F20078">
        <w:rPr>
          <w:rFonts w:ascii="Arial" w:hAnsi="Arial" w:cs="Arial"/>
          <w:lang w:val="pt-BR"/>
        </w:rPr>
        <w:t xml:space="preserve">        </w:t>
      </w:r>
      <w:proofErr w:type="gramStart"/>
      <w:r w:rsidRPr="00F20078">
        <w:rPr>
          <w:rFonts w:ascii="Arial" w:hAnsi="Arial" w:cs="Arial"/>
        </w:rPr>
        <w:t>valor_total</w:t>
      </w:r>
      <w:proofErr w:type="gramEnd"/>
      <w:r w:rsidRPr="00F20078">
        <w:rPr>
          <w:rFonts w:ascii="Arial" w:hAnsi="Arial" w:cs="Arial"/>
        </w:rPr>
        <w:t xml:space="preserve"> NUMERIC(7,2));</w:t>
      </w:r>
    </w:p>
    <w:p w14:paraId="540DB33B" w14:textId="77777777" w:rsidR="00DE3806" w:rsidRPr="00F20078" w:rsidRDefault="00DE3806" w:rsidP="00AD7B90">
      <w:pPr>
        <w:jc w:val="both"/>
        <w:rPr>
          <w:rFonts w:ascii="Arial" w:hAnsi="Arial" w:cs="Arial"/>
        </w:rPr>
      </w:pPr>
    </w:p>
    <w:p w14:paraId="2CA1BDAB" w14:textId="77777777" w:rsidR="00DE3806" w:rsidRPr="00F20078" w:rsidRDefault="00DE3806" w:rsidP="00AD7B90">
      <w:pPr>
        <w:jc w:val="both"/>
        <w:rPr>
          <w:rFonts w:ascii="Arial" w:hAnsi="Arial" w:cs="Arial"/>
        </w:rPr>
      </w:pPr>
      <w:r w:rsidRPr="00F20078">
        <w:rPr>
          <w:rFonts w:ascii="Arial" w:hAnsi="Arial" w:cs="Arial"/>
        </w:rPr>
        <w:t xml:space="preserve">        --7 Tabela Item</w:t>
      </w:r>
    </w:p>
    <w:p w14:paraId="53F61DCA" w14:textId="77777777" w:rsidR="00DE3806" w:rsidRPr="00F20078" w:rsidRDefault="00DE3806" w:rsidP="00AD7B90">
      <w:pPr>
        <w:jc w:val="both"/>
        <w:rPr>
          <w:rFonts w:ascii="Arial" w:hAnsi="Arial" w:cs="Arial"/>
        </w:rPr>
      </w:pPr>
      <w:r w:rsidRPr="00F20078">
        <w:rPr>
          <w:rFonts w:ascii="Arial" w:hAnsi="Arial" w:cs="Arial"/>
        </w:rPr>
        <w:t xml:space="preserve">        DROP TABLE IF EXISTS item CASCADE;</w:t>
      </w:r>
    </w:p>
    <w:p w14:paraId="23E1B1F7" w14:textId="77777777" w:rsidR="00DE3806" w:rsidRPr="00F20078" w:rsidRDefault="00DE3806" w:rsidP="00AD7B90">
      <w:pPr>
        <w:jc w:val="both"/>
        <w:rPr>
          <w:rFonts w:ascii="Arial" w:hAnsi="Arial" w:cs="Arial"/>
        </w:rPr>
      </w:pPr>
      <w:r w:rsidRPr="00F20078">
        <w:rPr>
          <w:rFonts w:ascii="Arial" w:hAnsi="Arial" w:cs="Arial"/>
        </w:rPr>
        <w:t xml:space="preserve">        CREATE TABLE item (</w:t>
      </w:r>
    </w:p>
    <w:p w14:paraId="24751392"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id_item</w:t>
      </w:r>
      <w:proofErr w:type="gramEnd"/>
      <w:r w:rsidRPr="00F20078">
        <w:rPr>
          <w:rFonts w:ascii="Arial" w:hAnsi="Arial" w:cs="Arial"/>
        </w:rPr>
        <w:t xml:space="preserve"> integer primary key,</w:t>
      </w:r>
    </w:p>
    <w:p w14:paraId="3A7C7C6A" w14:textId="77777777" w:rsidR="00DE3806" w:rsidRPr="00F20078" w:rsidRDefault="00DE3806" w:rsidP="00AD7B90">
      <w:pPr>
        <w:jc w:val="both"/>
        <w:rPr>
          <w:rFonts w:ascii="Arial" w:hAnsi="Arial" w:cs="Arial"/>
          <w:lang w:val="pt-BR"/>
        </w:rPr>
      </w:pPr>
      <w:r w:rsidRPr="00F20078">
        <w:rPr>
          <w:rFonts w:ascii="Arial" w:hAnsi="Arial" w:cs="Arial"/>
        </w:rPr>
        <w:t xml:space="preserve">            </w:t>
      </w:r>
      <w:proofErr w:type="gramStart"/>
      <w:r w:rsidRPr="00F20078">
        <w:rPr>
          <w:rFonts w:ascii="Arial" w:hAnsi="Arial" w:cs="Arial"/>
          <w:lang w:val="pt-BR"/>
        </w:rPr>
        <w:t>id_pedido</w:t>
      </w:r>
      <w:proofErr w:type="gramEnd"/>
      <w:r w:rsidRPr="00F20078">
        <w:rPr>
          <w:rFonts w:ascii="Arial" w:hAnsi="Arial" w:cs="Arial"/>
          <w:lang w:val="pt-BR"/>
        </w:rPr>
        <w:t xml:space="preserve"> INTEGER, FOREIGN KEY (id_pedido) REFERENCES  pedido  ,</w:t>
      </w:r>
    </w:p>
    <w:p w14:paraId="54BDC712" w14:textId="77777777" w:rsidR="00DE3806" w:rsidRPr="00F20078" w:rsidRDefault="00DE3806" w:rsidP="00AD7B90">
      <w:pPr>
        <w:jc w:val="both"/>
        <w:rPr>
          <w:rFonts w:ascii="Arial" w:hAnsi="Arial" w:cs="Arial"/>
        </w:rPr>
      </w:pPr>
      <w:r w:rsidRPr="00F20078">
        <w:rPr>
          <w:rFonts w:ascii="Arial" w:hAnsi="Arial" w:cs="Arial"/>
          <w:lang w:val="pt-BR"/>
        </w:rPr>
        <w:t xml:space="preserve">            </w:t>
      </w:r>
      <w:r w:rsidRPr="00F20078">
        <w:rPr>
          <w:rFonts w:ascii="Arial" w:hAnsi="Arial" w:cs="Arial"/>
        </w:rPr>
        <w:t>cod_</w:t>
      </w:r>
      <w:proofErr w:type="gramStart"/>
      <w:r w:rsidRPr="00F20078">
        <w:rPr>
          <w:rFonts w:ascii="Arial" w:hAnsi="Arial" w:cs="Arial"/>
        </w:rPr>
        <w:t>prod  INTEGER,FOREIGN</w:t>
      </w:r>
      <w:proofErr w:type="gramEnd"/>
      <w:r w:rsidRPr="00F20078">
        <w:rPr>
          <w:rFonts w:ascii="Arial" w:hAnsi="Arial" w:cs="Arial"/>
        </w:rPr>
        <w:t xml:space="preserve"> KEY (cod_prod) REFERENCES  produto ,</w:t>
      </w:r>
    </w:p>
    <w:p w14:paraId="0F8AF235" w14:textId="77777777" w:rsidR="00DE3806" w:rsidRPr="00F20078" w:rsidRDefault="00DE3806" w:rsidP="00AD7B90">
      <w:pPr>
        <w:jc w:val="both"/>
        <w:rPr>
          <w:rFonts w:ascii="Arial" w:hAnsi="Arial" w:cs="Arial"/>
          <w:lang w:val="pt-BR"/>
        </w:rPr>
      </w:pPr>
      <w:r w:rsidRPr="00F20078">
        <w:rPr>
          <w:rFonts w:ascii="Arial" w:hAnsi="Arial" w:cs="Arial"/>
        </w:rPr>
        <w:t xml:space="preserve">            </w:t>
      </w:r>
      <w:proofErr w:type="gramStart"/>
      <w:r w:rsidRPr="00F20078">
        <w:rPr>
          <w:rFonts w:ascii="Arial" w:hAnsi="Arial" w:cs="Arial"/>
          <w:lang w:val="pt-BR"/>
        </w:rPr>
        <w:t>quantidade</w:t>
      </w:r>
      <w:proofErr w:type="gramEnd"/>
      <w:r w:rsidRPr="00F20078">
        <w:rPr>
          <w:rFonts w:ascii="Arial" w:hAnsi="Arial" w:cs="Arial"/>
          <w:lang w:val="pt-BR"/>
        </w:rPr>
        <w:t xml:space="preserve"> NUMERIC(7,2),</w:t>
      </w:r>
    </w:p>
    <w:p w14:paraId="607A879C"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valor_venda_uni</w:t>
      </w:r>
      <w:proofErr w:type="gramEnd"/>
      <w:r w:rsidRPr="00F20078">
        <w:rPr>
          <w:rFonts w:ascii="Arial" w:hAnsi="Arial" w:cs="Arial"/>
          <w:lang w:val="pt-BR"/>
        </w:rPr>
        <w:t xml:space="preserve"> NUMERIC(7,2),</w:t>
      </w:r>
    </w:p>
    <w:p w14:paraId="57B159E4"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num_notafiscal_venda</w:t>
      </w:r>
      <w:proofErr w:type="gramEnd"/>
      <w:r w:rsidRPr="00F20078">
        <w:rPr>
          <w:rFonts w:ascii="Arial" w:hAnsi="Arial" w:cs="Arial"/>
          <w:lang w:val="pt-BR"/>
        </w:rPr>
        <w:t xml:space="preserve"> NUMERIC(7,2));</w:t>
      </w:r>
    </w:p>
    <w:p w14:paraId="49D26116" w14:textId="77777777" w:rsidR="00DE3806" w:rsidRPr="00F20078" w:rsidRDefault="00DE3806" w:rsidP="00AD7B90">
      <w:pPr>
        <w:jc w:val="both"/>
        <w:rPr>
          <w:rFonts w:ascii="Arial" w:hAnsi="Arial" w:cs="Arial"/>
          <w:lang w:val="pt-BR"/>
        </w:rPr>
      </w:pPr>
    </w:p>
    <w:p w14:paraId="26E359FE"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8 Tabela</w:t>
      </w:r>
      <w:proofErr w:type="gramEnd"/>
      <w:r w:rsidRPr="00F20078">
        <w:rPr>
          <w:rFonts w:ascii="Arial" w:hAnsi="Arial" w:cs="Arial"/>
          <w:lang w:val="pt-BR"/>
        </w:rPr>
        <w:t xml:space="preserve"> de Troca</w:t>
      </w:r>
    </w:p>
    <w:p w14:paraId="7B00264F" w14:textId="77777777" w:rsidR="00DE3806" w:rsidRPr="00F20078" w:rsidRDefault="00DE3806" w:rsidP="00AD7B90">
      <w:pPr>
        <w:jc w:val="both"/>
        <w:rPr>
          <w:rFonts w:ascii="Arial" w:hAnsi="Arial" w:cs="Arial"/>
        </w:rPr>
      </w:pPr>
      <w:r w:rsidRPr="00F20078">
        <w:rPr>
          <w:rFonts w:ascii="Arial" w:hAnsi="Arial" w:cs="Arial"/>
          <w:lang w:val="pt-BR"/>
        </w:rPr>
        <w:t xml:space="preserve">        </w:t>
      </w:r>
      <w:r w:rsidRPr="00F20078">
        <w:rPr>
          <w:rFonts w:ascii="Arial" w:hAnsi="Arial" w:cs="Arial"/>
        </w:rPr>
        <w:t>DROP TABLE IF EXISTS troca CASCADE;</w:t>
      </w:r>
    </w:p>
    <w:p w14:paraId="4FCA9803" w14:textId="77777777" w:rsidR="00DE3806" w:rsidRPr="00F20078" w:rsidRDefault="00DE3806" w:rsidP="00AD7B90">
      <w:pPr>
        <w:jc w:val="both"/>
        <w:rPr>
          <w:rFonts w:ascii="Arial" w:hAnsi="Arial" w:cs="Arial"/>
        </w:rPr>
      </w:pPr>
      <w:r w:rsidRPr="00F20078">
        <w:rPr>
          <w:rFonts w:ascii="Arial" w:hAnsi="Arial" w:cs="Arial"/>
        </w:rPr>
        <w:t xml:space="preserve">        CREATE TABLE troca (</w:t>
      </w:r>
    </w:p>
    <w:p w14:paraId="2A3699E9"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id_troca</w:t>
      </w:r>
      <w:proofErr w:type="gramEnd"/>
      <w:r w:rsidRPr="00F20078">
        <w:rPr>
          <w:rFonts w:ascii="Arial" w:hAnsi="Arial" w:cs="Arial"/>
        </w:rPr>
        <w:t xml:space="preserve"> INT PRIMARY KEY,</w:t>
      </w:r>
    </w:p>
    <w:p w14:paraId="0BBB4BED" w14:textId="77777777" w:rsidR="00DE3806" w:rsidRPr="00F20078" w:rsidRDefault="00DE3806" w:rsidP="00AD7B90">
      <w:pPr>
        <w:jc w:val="both"/>
        <w:rPr>
          <w:rFonts w:ascii="Arial" w:hAnsi="Arial" w:cs="Arial"/>
          <w:lang w:val="pt-BR"/>
        </w:rPr>
      </w:pPr>
      <w:r w:rsidRPr="00F20078">
        <w:rPr>
          <w:rFonts w:ascii="Arial" w:hAnsi="Arial" w:cs="Arial"/>
        </w:rPr>
        <w:t xml:space="preserve">            </w:t>
      </w:r>
      <w:proofErr w:type="gramStart"/>
      <w:r w:rsidRPr="00F20078">
        <w:rPr>
          <w:rFonts w:ascii="Arial" w:hAnsi="Arial" w:cs="Arial"/>
          <w:lang w:val="pt-BR"/>
        </w:rPr>
        <w:t>qtd_prod</w:t>
      </w:r>
      <w:proofErr w:type="gramEnd"/>
      <w:r w:rsidRPr="00F20078">
        <w:rPr>
          <w:rFonts w:ascii="Arial" w:hAnsi="Arial" w:cs="Arial"/>
          <w:lang w:val="pt-BR"/>
        </w:rPr>
        <w:t xml:space="preserve"> NUMERIC(7,2),</w:t>
      </w:r>
    </w:p>
    <w:p w14:paraId="2B5C7321"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descr_troca</w:t>
      </w:r>
      <w:proofErr w:type="gramEnd"/>
      <w:r w:rsidRPr="00F20078">
        <w:rPr>
          <w:rFonts w:ascii="Arial" w:hAnsi="Arial" w:cs="Arial"/>
          <w:lang w:val="pt-BR"/>
        </w:rPr>
        <w:t xml:space="preserve"> VARCHAR(100),</w:t>
      </w:r>
    </w:p>
    <w:p w14:paraId="14B97D07"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tipo_troca</w:t>
      </w:r>
      <w:proofErr w:type="gramEnd"/>
      <w:r w:rsidRPr="00F20078">
        <w:rPr>
          <w:rFonts w:ascii="Arial" w:hAnsi="Arial" w:cs="Arial"/>
          <w:lang w:val="pt-BR"/>
        </w:rPr>
        <w:t xml:space="preserve"> CHAR (4) CHECK( tipo_troca IN ('forn', 'cli')),</w:t>
      </w:r>
    </w:p>
    <w:p w14:paraId="2AFE2653" w14:textId="77777777" w:rsidR="00DE3806" w:rsidRPr="00F20078" w:rsidRDefault="00DE3806" w:rsidP="00AD7B90">
      <w:pPr>
        <w:jc w:val="both"/>
        <w:rPr>
          <w:rFonts w:ascii="Arial" w:hAnsi="Arial" w:cs="Arial"/>
        </w:rPr>
      </w:pPr>
      <w:r w:rsidRPr="00F20078">
        <w:rPr>
          <w:rFonts w:ascii="Arial" w:hAnsi="Arial" w:cs="Arial"/>
          <w:lang w:val="pt-BR"/>
        </w:rPr>
        <w:t xml:space="preserve">            </w:t>
      </w:r>
      <w:proofErr w:type="gramStart"/>
      <w:r w:rsidRPr="00F20078">
        <w:rPr>
          <w:rFonts w:ascii="Arial" w:hAnsi="Arial" w:cs="Arial"/>
        </w:rPr>
        <w:t>cod_prod</w:t>
      </w:r>
      <w:proofErr w:type="gramEnd"/>
      <w:r w:rsidRPr="00F20078">
        <w:rPr>
          <w:rFonts w:ascii="Arial" w:hAnsi="Arial" w:cs="Arial"/>
        </w:rPr>
        <w:t xml:space="preserve"> INT, FOREIGN KEY (cod_prod) REFERENCES  produto  );</w:t>
      </w:r>
    </w:p>
    <w:p w14:paraId="7310FB24" w14:textId="77777777" w:rsidR="00DE3806" w:rsidRPr="00F20078" w:rsidRDefault="00DE3806" w:rsidP="00AD7B90">
      <w:pPr>
        <w:jc w:val="both"/>
        <w:rPr>
          <w:rFonts w:ascii="Arial" w:hAnsi="Arial" w:cs="Arial"/>
        </w:rPr>
      </w:pPr>
    </w:p>
    <w:p w14:paraId="6D7F8EBC" w14:textId="77777777" w:rsidR="00DE3806" w:rsidRPr="00F20078" w:rsidRDefault="00DE3806" w:rsidP="00AD7B90">
      <w:pPr>
        <w:jc w:val="both"/>
        <w:rPr>
          <w:rFonts w:ascii="Arial" w:hAnsi="Arial" w:cs="Arial"/>
          <w:lang w:val="pt-BR"/>
        </w:rPr>
      </w:pPr>
      <w:r w:rsidRPr="00F20078">
        <w:rPr>
          <w:rFonts w:ascii="Arial" w:hAnsi="Arial" w:cs="Arial"/>
        </w:rPr>
        <w:t xml:space="preserve">        </w:t>
      </w:r>
      <w:r w:rsidRPr="00F20078">
        <w:rPr>
          <w:rFonts w:ascii="Arial" w:hAnsi="Arial" w:cs="Arial"/>
          <w:lang w:val="pt-BR"/>
        </w:rPr>
        <w:t>--</w:t>
      </w:r>
      <w:proofErr w:type="gramStart"/>
      <w:r w:rsidRPr="00F20078">
        <w:rPr>
          <w:rFonts w:ascii="Arial" w:hAnsi="Arial" w:cs="Arial"/>
          <w:lang w:val="pt-BR"/>
        </w:rPr>
        <w:t>9 Tabela</w:t>
      </w:r>
      <w:proofErr w:type="gramEnd"/>
      <w:r w:rsidRPr="00F20078">
        <w:rPr>
          <w:rFonts w:ascii="Arial" w:hAnsi="Arial" w:cs="Arial"/>
          <w:lang w:val="pt-BR"/>
        </w:rPr>
        <w:t xml:space="preserve"> de Descarte</w:t>
      </w:r>
    </w:p>
    <w:p w14:paraId="5193A979"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DROP TABLE IF EXISTS descarte CASCADE;</w:t>
      </w:r>
    </w:p>
    <w:p w14:paraId="28D96571" w14:textId="77777777" w:rsidR="00DE3806" w:rsidRPr="00F20078" w:rsidRDefault="00DE3806" w:rsidP="00AD7B90">
      <w:pPr>
        <w:jc w:val="both"/>
        <w:rPr>
          <w:rFonts w:ascii="Arial" w:hAnsi="Arial" w:cs="Arial"/>
        </w:rPr>
      </w:pPr>
      <w:r w:rsidRPr="00F20078">
        <w:rPr>
          <w:rFonts w:ascii="Arial" w:hAnsi="Arial" w:cs="Arial"/>
          <w:lang w:val="pt-BR"/>
        </w:rPr>
        <w:t xml:space="preserve">        </w:t>
      </w:r>
      <w:r w:rsidRPr="00F20078">
        <w:rPr>
          <w:rFonts w:ascii="Arial" w:hAnsi="Arial" w:cs="Arial"/>
        </w:rPr>
        <w:t>CREATE TABLE descarte (</w:t>
      </w:r>
    </w:p>
    <w:p w14:paraId="37157BC4" w14:textId="77777777" w:rsidR="00DE3806" w:rsidRPr="00F20078" w:rsidRDefault="00DE3806" w:rsidP="00AD7B90">
      <w:pPr>
        <w:jc w:val="both"/>
        <w:rPr>
          <w:rFonts w:ascii="Arial" w:hAnsi="Arial" w:cs="Arial"/>
        </w:rPr>
      </w:pPr>
      <w:r w:rsidRPr="00F20078">
        <w:rPr>
          <w:rFonts w:ascii="Arial" w:hAnsi="Arial" w:cs="Arial"/>
        </w:rPr>
        <w:t xml:space="preserve">            id_</w:t>
      </w:r>
      <w:proofErr w:type="gramStart"/>
      <w:r w:rsidRPr="00F20078">
        <w:rPr>
          <w:rFonts w:ascii="Arial" w:hAnsi="Arial" w:cs="Arial"/>
        </w:rPr>
        <w:t>desc  INT</w:t>
      </w:r>
      <w:proofErr w:type="gramEnd"/>
      <w:r w:rsidRPr="00F20078">
        <w:rPr>
          <w:rFonts w:ascii="Arial" w:hAnsi="Arial" w:cs="Arial"/>
        </w:rPr>
        <w:t xml:space="preserve"> PRIMARY KEY,</w:t>
      </w:r>
    </w:p>
    <w:p w14:paraId="4E39CE44"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cod_prod</w:t>
      </w:r>
      <w:proofErr w:type="gramEnd"/>
      <w:r w:rsidRPr="00F20078">
        <w:rPr>
          <w:rFonts w:ascii="Arial" w:hAnsi="Arial" w:cs="Arial"/>
        </w:rPr>
        <w:t xml:space="preserve"> INT, FOREIGN KEY (cod_prod) REFERENCES  produto,</w:t>
      </w:r>
    </w:p>
    <w:p w14:paraId="1AAAEC29" w14:textId="77777777" w:rsidR="00DE3806" w:rsidRPr="00F20078" w:rsidRDefault="00DE3806" w:rsidP="00AD7B90">
      <w:pPr>
        <w:jc w:val="both"/>
        <w:rPr>
          <w:rFonts w:ascii="Arial" w:hAnsi="Arial" w:cs="Arial"/>
          <w:lang w:val="pt-BR"/>
        </w:rPr>
      </w:pPr>
      <w:r w:rsidRPr="00F20078">
        <w:rPr>
          <w:rFonts w:ascii="Arial" w:hAnsi="Arial" w:cs="Arial"/>
        </w:rPr>
        <w:t xml:space="preserve">            </w:t>
      </w:r>
      <w:proofErr w:type="gramStart"/>
      <w:r w:rsidRPr="00F20078">
        <w:rPr>
          <w:rFonts w:ascii="Arial" w:hAnsi="Arial" w:cs="Arial"/>
          <w:lang w:val="pt-BR"/>
        </w:rPr>
        <w:t>descr_desc</w:t>
      </w:r>
      <w:proofErr w:type="gramEnd"/>
      <w:r w:rsidRPr="00F20078">
        <w:rPr>
          <w:rFonts w:ascii="Arial" w:hAnsi="Arial" w:cs="Arial"/>
          <w:lang w:val="pt-BR"/>
        </w:rPr>
        <w:t xml:space="preserve"> VARCHAR(50),</w:t>
      </w:r>
    </w:p>
    <w:p w14:paraId="2A329220"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qtd_prod</w:t>
      </w:r>
      <w:proofErr w:type="gramEnd"/>
      <w:r w:rsidRPr="00F20078">
        <w:rPr>
          <w:rFonts w:ascii="Arial" w:hAnsi="Arial" w:cs="Arial"/>
          <w:lang w:val="pt-BR"/>
        </w:rPr>
        <w:t xml:space="preserve"> NUMERIC(7,2));</w:t>
      </w:r>
    </w:p>
    <w:p w14:paraId="711C9610" w14:textId="77777777" w:rsidR="00DE3806" w:rsidRPr="00F20078" w:rsidRDefault="00DE3806" w:rsidP="00AD7B90">
      <w:pPr>
        <w:jc w:val="both"/>
        <w:rPr>
          <w:rFonts w:ascii="Arial" w:hAnsi="Arial" w:cs="Arial"/>
          <w:lang w:val="pt-BR"/>
        </w:rPr>
      </w:pPr>
    </w:p>
    <w:p w14:paraId="70B5C5BE"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10 Tabela</w:t>
      </w:r>
      <w:proofErr w:type="gramEnd"/>
      <w:r w:rsidRPr="00F20078">
        <w:rPr>
          <w:rFonts w:ascii="Arial" w:hAnsi="Arial" w:cs="Arial"/>
          <w:lang w:val="pt-BR"/>
        </w:rPr>
        <w:t xml:space="preserve"> de Devolucao </w:t>
      </w:r>
    </w:p>
    <w:p w14:paraId="086FF374" w14:textId="77777777" w:rsidR="00DE3806" w:rsidRPr="00F20078" w:rsidRDefault="00DE3806" w:rsidP="00AD7B90">
      <w:pPr>
        <w:jc w:val="both"/>
        <w:rPr>
          <w:rFonts w:ascii="Arial" w:hAnsi="Arial" w:cs="Arial"/>
        </w:rPr>
      </w:pPr>
      <w:r w:rsidRPr="00F20078">
        <w:rPr>
          <w:rFonts w:ascii="Arial" w:hAnsi="Arial" w:cs="Arial"/>
          <w:lang w:val="pt-BR"/>
        </w:rPr>
        <w:t xml:space="preserve">        </w:t>
      </w:r>
      <w:r w:rsidRPr="00F20078">
        <w:rPr>
          <w:rFonts w:ascii="Arial" w:hAnsi="Arial" w:cs="Arial"/>
        </w:rPr>
        <w:t>DROP TABLE IF EXISTS devolucao CASCADE;</w:t>
      </w:r>
    </w:p>
    <w:p w14:paraId="49DB4C22" w14:textId="77777777" w:rsidR="00DE3806" w:rsidRPr="00F20078" w:rsidRDefault="00DE3806" w:rsidP="00AD7B90">
      <w:pPr>
        <w:jc w:val="both"/>
        <w:rPr>
          <w:rFonts w:ascii="Arial" w:hAnsi="Arial" w:cs="Arial"/>
        </w:rPr>
      </w:pPr>
      <w:r w:rsidRPr="00F20078">
        <w:rPr>
          <w:rFonts w:ascii="Arial" w:hAnsi="Arial" w:cs="Arial"/>
        </w:rPr>
        <w:t xml:space="preserve">        CREATE TABLE devolucao (</w:t>
      </w:r>
    </w:p>
    <w:p w14:paraId="7D048785"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id_dev</w:t>
      </w:r>
      <w:proofErr w:type="gramEnd"/>
      <w:r w:rsidRPr="00F20078">
        <w:rPr>
          <w:rFonts w:ascii="Arial" w:hAnsi="Arial" w:cs="Arial"/>
        </w:rPr>
        <w:t xml:space="preserve"> INT  PRIMARY KEY,</w:t>
      </w:r>
    </w:p>
    <w:p w14:paraId="31CFEAFC"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cod_prod</w:t>
      </w:r>
      <w:proofErr w:type="gramEnd"/>
      <w:r w:rsidRPr="00F20078">
        <w:rPr>
          <w:rFonts w:ascii="Arial" w:hAnsi="Arial" w:cs="Arial"/>
        </w:rPr>
        <w:t xml:space="preserve"> INT , FOREIGN KEY (cod_prod) REFERENCES  produto  ,</w:t>
      </w:r>
    </w:p>
    <w:p w14:paraId="10768E28"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tipo_devo</w:t>
      </w:r>
      <w:proofErr w:type="gramEnd"/>
      <w:r w:rsidRPr="00F20078">
        <w:rPr>
          <w:rFonts w:ascii="Arial" w:hAnsi="Arial" w:cs="Arial"/>
        </w:rPr>
        <w:t xml:space="preserve"> CHAR NOT NULL CHECK (tipo_devo IN ('forn', 'cli')),</w:t>
      </w:r>
    </w:p>
    <w:p w14:paraId="2F384862"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descr_devo</w:t>
      </w:r>
      <w:proofErr w:type="gramEnd"/>
      <w:r w:rsidRPr="00F20078">
        <w:rPr>
          <w:rFonts w:ascii="Arial" w:hAnsi="Arial" w:cs="Arial"/>
        </w:rPr>
        <w:t xml:space="preserve"> VARCHAR(50),</w:t>
      </w:r>
    </w:p>
    <w:p w14:paraId="1D3DA5C1"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qtd_prod</w:t>
      </w:r>
      <w:proofErr w:type="gramEnd"/>
      <w:r w:rsidRPr="00F20078">
        <w:rPr>
          <w:rFonts w:ascii="Arial" w:hAnsi="Arial" w:cs="Arial"/>
        </w:rPr>
        <w:t xml:space="preserve"> NUMERIC(7,2)</w:t>
      </w:r>
    </w:p>
    <w:p w14:paraId="610CA1E5" w14:textId="77777777" w:rsidR="00DE3806" w:rsidRPr="00F20078" w:rsidRDefault="00DE3806" w:rsidP="00AD7B90">
      <w:pPr>
        <w:jc w:val="both"/>
        <w:rPr>
          <w:rFonts w:ascii="Arial" w:hAnsi="Arial" w:cs="Arial"/>
        </w:rPr>
      </w:pPr>
      <w:r w:rsidRPr="00F20078">
        <w:rPr>
          <w:rFonts w:ascii="Arial" w:hAnsi="Arial" w:cs="Arial"/>
        </w:rPr>
        <w:t xml:space="preserve">        );</w:t>
      </w:r>
    </w:p>
    <w:p w14:paraId="3CABC4A7" w14:textId="77777777" w:rsidR="00DE3806" w:rsidRPr="00F20078" w:rsidRDefault="00DE3806" w:rsidP="00AD7B90">
      <w:pPr>
        <w:jc w:val="both"/>
        <w:rPr>
          <w:rFonts w:ascii="Arial" w:hAnsi="Arial" w:cs="Arial"/>
        </w:rPr>
      </w:pPr>
      <w:r w:rsidRPr="00F20078">
        <w:rPr>
          <w:rFonts w:ascii="Arial" w:hAnsi="Arial" w:cs="Arial"/>
        </w:rPr>
        <w:t xml:space="preserve">        """)'''</w:t>
      </w:r>
    </w:p>
    <w:p w14:paraId="24A41B2D" w14:textId="77777777" w:rsidR="00DE3806" w:rsidRPr="00F20078" w:rsidRDefault="00DE3806" w:rsidP="00AD7B90">
      <w:pPr>
        <w:jc w:val="both"/>
        <w:rPr>
          <w:rFonts w:ascii="Arial" w:hAnsi="Arial" w:cs="Arial"/>
        </w:rPr>
      </w:pPr>
    </w:p>
    <w:p w14:paraId="46B36563" w14:textId="77777777" w:rsidR="00DE3806" w:rsidRPr="00F20078" w:rsidRDefault="00DE3806" w:rsidP="00AD7B90">
      <w:pPr>
        <w:jc w:val="both"/>
        <w:rPr>
          <w:rFonts w:ascii="Arial" w:hAnsi="Arial" w:cs="Arial"/>
        </w:rPr>
      </w:pPr>
      <w:r w:rsidRPr="00F20078">
        <w:rPr>
          <w:rFonts w:ascii="Arial" w:hAnsi="Arial" w:cs="Arial"/>
        </w:rPr>
        <w:t>#lista = []</w:t>
      </w:r>
    </w:p>
    <w:p w14:paraId="6B457136" w14:textId="77777777" w:rsidR="00DE3806" w:rsidRPr="00F20078" w:rsidRDefault="00DE3806" w:rsidP="00AD7B90">
      <w:pPr>
        <w:jc w:val="both"/>
        <w:rPr>
          <w:rFonts w:ascii="Arial" w:hAnsi="Arial" w:cs="Arial"/>
        </w:rPr>
      </w:pPr>
      <w:r w:rsidRPr="00F20078">
        <w:rPr>
          <w:rFonts w:ascii="Arial" w:hAnsi="Arial" w:cs="Arial"/>
        </w:rPr>
        <w:t>#indice = 0</w:t>
      </w:r>
    </w:p>
    <w:p w14:paraId="6215142F" w14:textId="77777777" w:rsidR="00DE3806" w:rsidRPr="00F20078" w:rsidRDefault="00DE3806" w:rsidP="00AD7B90">
      <w:pPr>
        <w:jc w:val="both"/>
        <w:rPr>
          <w:rFonts w:ascii="Arial" w:hAnsi="Arial" w:cs="Arial"/>
          <w:lang w:val="pt-BR"/>
        </w:rPr>
      </w:pPr>
      <w:proofErr w:type="gramStart"/>
      <w:r w:rsidRPr="00F20078">
        <w:rPr>
          <w:rFonts w:ascii="Arial" w:hAnsi="Arial" w:cs="Arial"/>
          <w:lang w:val="pt-BR"/>
        </w:rPr>
        <w:t>lista1</w:t>
      </w:r>
      <w:proofErr w:type="gramEnd"/>
      <w:r w:rsidRPr="00F20078">
        <w:rPr>
          <w:rFonts w:ascii="Arial" w:hAnsi="Arial" w:cs="Arial"/>
          <w:lang w:val="pt-BR"/>
        </w:rPr>
        <w:t xml:space="preserve"> = []</w:t>
      </w:r>
    </w:p>
    <w:p w14:paraId="5DB43ABF" w14:textId="77777777" w:rsidR="00DE3806" w:rsidRPr="00F20078" w:rsidRDefault="00DE3806" w:rsidP="00AD7B90">
      <w:pPr>
        <w:jc w:val="both"/>
        <w:rPr>
          <w:rFonts w:ascii="Arial" w:hAnsi="Arial" w:cs="Arial"/>
          <w:lang w:val="pt-BR"/>
        </w:rPr>
      </w:pPr>
      <w:proofErr w:type="gramStart"/>
      <w:r w:rsidRPr="00F20078">
        <w:rPr>
          <w:rFonts w:ascii="Arial" w:hAnsi="Arial" w:cs="Arial"/>
          <w:lang w:val="pt-BR"/>
        </w:rPr>
        <w:t>indice1</w:t>
      </w:r>
      <w:proofErr w:type="gramEnd"/>
      <w:r w:rsidRPr="00F20078">
        <w:rPr>
          <w:rFonts w:ascii="Arial" w:hAnsi="Arial" w:cs="Arial"/>
          <w:lang w:val="pt-BR"/>
        </w:rPr>
        <w:t xml:space="preserve"> = 0</w:t>
      </w:r>
    </w:p>
    <w:p w14:paraId="663E8BE6" w14:textId="77777777" w:rsidR="00DE3806" w:rsidRPr="00F20078" w:rsidRDefault="00DE3806" w:rsidP="00AD7B90">
      <w:pPr>
        <w:jc w:val="both"/>
        <w:rPr>
          <w:rFonts w:ascii="Arial" w:hAnsi="Arial" w:cs="Arial"/>
          <w:lang w:val="pt-BR"/>
        </w:rPr>
      </w:pPr>
      <w:proofErr w:type="gramStart"/>
      <w:r w:rsidRPr="00F20078">
        <w:rPr>
          <w:rFonts w:ascii="Arial" w:hAnsi="Arial" w:cs="Arial"/>
          <w:lang w:val="pt-BR"/>
        </w:rPr>
        <w:t>lista2</w:t>
      </w:r>
      <w:proofErr w:type="gramEnd"/>
      <w:r w:rsidRPr="00F20078">
        <w:rPr>
          <w:rFonts w:ascii="Arial" w:hAnsi="Arial" w:cs="Arial"/>
          <w:lang w:val="pt-BR"/>
        </w:rPr>
        <w:t xml:space="preserve"> = []</w:t>
      </w:r>
    </w:p>
    <w:p w14:paraId="0889E095" w14:textId="77777777" w:rsidR="00DE3806" w:rsidRPr="00F20078" w:rsidRDefault="00DE3806" w:rsidP="00AD7B90">
      <w:pPr>
        <w:jc w:val="both"/>
        <w:rPr>
          <w:rFonts w:ascii="Arial" w:hAnsi="Arial" w:cs="Arial"/>
          <w:lang w:val="pt-BR"/>
        </w:rPr>
      </w:pPr>
      <w:proofErr w:type="gramStart"/>
      <w:r w:rsidRPr="00F20078">
        <w:rPr>
          <w:rFonts w:ascii="Arial" w:hAnsi="Arial" w:cs="Arial"/>
          <w:lang w:val="pt-BR"/>
        </w:rPr>
        <w:t>indice2</w:t>
      </w:r>
      <w:proofErr w:type="gramEnd"/>
      <w:r w:rsidRPr="00F20078">
        <w:rPr>
          <w:rFonts w:ascii="Arial" w:hAnsi="Arial" w:cs="Arial"/>
          <w:lang w:val="pt-BR"/>
        </w:rPr>
        <w:t xml:space="preserve"> = 0</w:t>
      </w:r>
    </w:p>
    <w:p w14:paraId="2C79686E" w14:textId="77777777" w:rsidR="00DE3806" w:rsidRPr="00F20078" w:rsidRDefault="00DE3806" w:rsidP="00AD7B90">
      <w:pPr>
        <w:jc w:val="both"/>
        <w:rPr>
          <w:rFonts w:ascii="Arial" w:hAnsi="Arial" w:cs="Arial"/>
          <w:lang w:val="pt-BR"/>
        </w:rPr>
      </w:pPr>
    </w:p>
    <w:p w14:paraId="48A8158F" w14:textId="77777777" w:rsidR="00DE3806" w:rsidRPr="00F20078" w:rsidRDefault="00DE3806" w:rsidP="00AD7B90">
      <w:pPr>
        <w:jc w:val="both"/>
        <w:rPr>
          <w:rFonts w:ascii="Arial" w:hAnsi="Arial" w:cs="Arial"/>
          <w:lang w:val="pt-BR"/>
        </w:rPr>
      </w:pPr>
      <w:proofErr w:type="gramStart"/>
      <w:r w:rsidRPr="00F20078">
        <w:rPr>
          <w:rFonts w:ascii="Arial" w:hAnsi="Arial" w:cs="Arial"/>
          <w:lang w:val="pt-BR"/>
        </w:rPr>
        <w:t>def</w:t>
      </w:r>
      <w:proofErr w:type="gramEnd"/>
      <w:r w:rsidRPr="00F20078">
        <w:rPr>
          <w:rFonts w:ascii="Arial" w:hAnsi="Arial" w:cs="Arial"/>
          <w:lang w:val="pt-BR"/>
        </w:rPr>
        <w:t xml:space="preserve"> make_win3():</w:t>
      </w:r>
    </w:p>
    <w:p w14:paraId="734FE15E" w14:textId="77777777" w:rsidR="00DE3806" w:rsidRPr="00F20078" w:rsidRDefault="00DE3806" w:rsidP="00AD7B90">
      <w:pPr>
        <w:jc w:val="both"/>
        <w:rPr>
          <w:rFonts w:ascii="Arial" w:hAnsi="Arial" w:cs="Arial"/>
        </w:rPr>
      </w:pPr>
      <w:r w:rsidRPr="00F20078">
        <w:rPr>
          <w:rFonts w:ascii="Arial" w:hAnsi="Arial" w:cs="Arial"/>
          <w:lang w:val="pt-BR"/>
        </w:rPr>
        <w:t xml:space="preserve">    </w:t>
      </w:r>
      <w:proofErr w:type="gramStart"/>
      <w:r w:rsidRPr="00F20078">
        <w:rPr>
          <w:rFonts w:ascii="Arial" w:hAnsi="Arial" w:cs="Arial"/>
        </w:rPr>
        <w:t>sg.theme(</w:t>
      </w:r>
      <w:proofErr w:type="gramEnd"/>
      <w:r w:rsidRPr="00F20078">
        <w:rPr>
          <w:rFonts w:ascii="Arial" w:hAnsi="Arial" w:cs="Arial"/>
        </w:rPr>
        <w:t>'LightGreen5')</w:t>
      </w:r>
    </w:p>
    <w:p w14:paraId="5A85CBDB"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layout</w:t>
      </w:r>
      <w:proofErr w:type="gramEnd"/>
      <w:r w:rsidRPr="00F20078">
        <w:rPr>
          <w:rFonts w:ascii="Arial" w:hAnsi="Arial" w:cs="Arial"/>
        </w:rPr>
        <w:t xml:space="preserve"> = [  [sg.Text('Usuário:', size=(8, 1)), sg.InputText(key='-USER-', size=(15, 1))],</w:t>
      </w:r>
    </w:p>
    <w:p w14:paraId="59EA8260"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sg.Text(</w:t>
      </w:r>
      <w:proofErr w:type="gramEnd"/>
      <w:r w:rsidRPr="00F20078">
        <w:rPr>
          <w:rFonts w:ascii="Arial" w:hAnsi="Arial" w:cs="Arial"/>
        </w:rPr>
        <w:t>'Senha:', size=(8, 1)), sg.InputText('', size=(15, 1), key='-PASSWORD-', password_char='*')],</w:t>
      </w:r>
    </w:p>
    <w:p w14:paraId="14987358"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sg.Button(</w:t>
      </w:r>
      <w:proofErr w:type="gramEnd"/>
      <w:r w:rsidRPr="00F20078">
        <w:rPr>
          <w:rFonts w:ascii="Arial" w:hAnsi="Arial" w:cs="Arial"/>
        </w:rPr>
        <w:t>'Entrar', size=(10, 1), key='-ENTRAR-')]   ]</w:t>
      </w:r>
    </w:p>
    <w:p w14:paraId="378DC1F9"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return</w:t>
      </w:r>
      <w:proofErr w:type="gramEnd"/>
      <w:r w:rsidRPr="00F20078">
        <w:rPr>
          <w:rFonts w:ascii="Arial" w:hAnsi="Arial" w:cs="Arial"/>
        </w:rPr>
        <w:t xml:space="preserve"> sg.Window('Login', layout, location=(550, 290), finalize=True)</w:t>
      </w:r>
    </w:p>
    <w:p w14:paraId="5457407A" w14:textId="77777777" w:rsidR="00DE3806" w:rsidRPr="00F20078" w:rsidRDefault="00DE3806" w:rsidP="00AD7B90">
      <w:pPr>
        <w:jc w:val="both"/>
        <w:rPr>
          <w:rFonts w:ascii="Arial" w:hAnsi="Arial" w:cs="Arial"/>
        </w:rPr>
      </w:pPr>
      <w:proofErr w:type="gramStart"/>
      <w:r w:rsidRPr="00F20078">
        <w:rPr>
          <w:rFonts w:ascii="Arial" w:hAnsi="Arial" w:cs="Arial"/>
        </w:rPr>
        <w:t>def</w:t>
      </w:r>
      <w:proofErr w:type="gramEnd"/>
      <w:r w:rsidRPr="00F20078">
        <w:rPr>
          <w:rFonts w:ascii="Arial" w:hAnsi="Arial" w:cs="Arial"/>
        </w:rPr>
        <w:t xml:space="preserve"> make_win1():</w:t>
      </w:r>
    </w:p>
    <w:p w14:paraId="32516C0D"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sg.theme(</w:t>
      </w:r>
      <w:proofErr w:type="gramEnd"/>
      <w:r w:rsidRPr="00F20078">
        <w:rPr>
          <w:rFonts w:ascii="Arial" w:hAnsi="Arial" w:cs="Arial"/>
        </w:rPr>
        <w:t>'LightGreen5')</w:t>
      </w:r>
    </w:p>
    <w:p w14:paraId="78AAFF7E"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layout</w:t>
      </w:r>
      <w:proofErr w:type="gramEnd"/>
      <w:r w:rsidRPr="00F20078">
        <w:rPr>
          <w:rFonts w:ascii="Arial" w:hAnsi="Arial" w:cs="Arial"/>
        </w:rPr>
        <w:t xml:space="preserve"> = [</w:t>
      </w:r>
    </w:p>
    <w:p w14:paraId="53187DA2"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sg.Text(</w:t>
      </w:r>
      <w:proofErr w:type="gramEnd"/>
      <w:r w:rsidRPr="00F20078">
        <w:rPr>
          <w:rFonts w:ascii="Arial" w:hAnsi="Arial" w:cs="Arial"/>
        </w:rPr>
        <w:t>"Código Produto:", size=(19, 1)),</w:t>
      </w:r>
    </w:p>
    <w:p w14:paraId="6D98893D"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sg.InputText(</w:t>
      </w:r>
      <w:proofErr w:type="gramEnd"/>
      <w:r w:rsidRPr="00F20078">
        <w:rPr>
          <w:rFonts w:ascii="Arial" w:hAnsi="Arial" w:cs="Arial"/>
        </w:rPr>
        <w:t>size=([40], 1), key="-COD1-", focus=True)],</w:t>
      </w:r>
    </w:p>
    <w:p w14:paraId="0FD5DDC0"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sg.Text(</w:t>
      </w:r>
      <w:proofErr w:type="gramEnd"/>
      <w:r w:rsidRPr="00F20078">
        <w:rPr>
          <w:rFonts w:ascii="Arial" w:hAnsi="Arial" w:cs="Arial"/>
        </w:rPr>
        <w:t>"Nome:", size=(19, 1)),</w:t>
      </w:r>
    </w:p>
    <w:p w14:paraId="1AA8DA81"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sg.InputText(</w:t>
      </w:r>
      <w:proofErr w:type="gramEnd"/>
      <w:r w:rsidRPr="00F20078">
        <w:rPr>
          <w:rFonts w:ascii="Arial" w:hAnsi="Arial" w:cs="Arial"/>
        </w:rPr>
        <w:t>size=(40, 1), key="-NOME1-", focus=False)],</w:t>
      </w:r>
    </w:p>
    <w:p w14:paraId="5AD352D7"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sg.Text(</w:t>
      </w:r>
      <w:proofErr w:type="gramEnd"/>
      <w:r w:rsidRPr="00F20078">
        <w:rPr>
          <w:rFonts w:ascii="Arial" w:hAnsi="Arial" w:cs="Arial"/>
        </w:rPr>
        <w:t>"Descrição:", size=(19, 1)),</w:t>
      </w:r>
    </w:p>
    <w:p w14:paraId="781DE2FC"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sg.InputText(</w:t>
      </w:r>
      <w:proofErr w:type="gramEnd"/>
      <w:r w:rsidRPr="00F20078">
        <w:rPr>
          <w:rFonts w:ascii="Arial" w:hAnsi="Arial" w:cs="Arial"/>
        </w:rPr>
        <w:t>size=(40, 1), key="-DESC-", focus=False)],</w:t>
      </w:r>
    </w:p>
    <w:p w14:paraId="2D99D86E" w14:textId="77777777" w:rsidR="00DE3806" w:rsidRPr="00F20078" w:rsidRDefault="00DE3806" w:rsidP="00AD7B90">
      <w:pPr>
        <w:jc w:val="both"/>
        <w:rPr>
          <w:rFonts w:ascii="Arial" w:hAnsi="Arial" w:cs="Arial"/>
          <w:lang w:val="pt-BR"/>
        </w:rPr>
      </w:pPr>
      <w:r w:rsidRPr="00F20078">
        <w:rPr>
          <w:rFonts w:ascii="Arial" w:hAnsi="Arial" w:cs="Arial"/>
        </w:rPr>
        <w:t xml:space="preserve">             </w:t>
      </w:r>
      <w:r w:rsidRPr="00F20078">
        <w:rPr>
          <w:rFonts w:ascii="Arial" w:hAnsi="Arial" w:cs="Arial"/>
          <w:lang w:val="pt-BR"/>
        </w:rPr>
        <w:t>[sg.</w:t>
      </w:r>
      <w:proofErr w:type="gramStart"/>
      <w:r w:rsidRPr="00F20078">
        <w:rPr>
          <w:rFonts w:ascii="Arial" w:hAnsi="Arial" w:cs="Arial"/>
          <w:lang w:val="pt-BR"/>
        </w:rPr>
        <w:t>Text(</w:t>
      </w:r>
      <w:proofErr w:type="gramEnd"/>
      <w:r w:rsidRPr="00F20078">
        <w:rPr>
          <w:rFonts w:ascii="Arial" w:hAnsi="Arial" w:cs="Arial"/>
          <w:lang w:val="pt-BR"/>
        </w:rPr>
        <w:t>"Código da Categoria:", size=(19, 1)),</w:t>
      </w:r>
    </w:p>
    <w:p w14:paraId="0210C99C" w14:textId="77777777" w:rsidR="00DE3806" w:rsidRPr="00F20078" w:rsidRDefault="00DE3806" w:rsidP="00AD7B90">
      <w:pPr>
        <w:jc w:val="both"/>
        <w:rPr>
          <w:rFonts w:ascii="Arial" w:hAnsi="Arial" w:cs="Arial"/>
        </w:rPr>
      </w:pPr>
      <w:r w:rsidRPr="00F20078">
        <w:rPr>
          <w:rFonts w:ascii="Arial" w:hAnsi="Arial" w:cs="Arial"/>
          <w:lang w:val="pt-BR"/>
        </w:rPr>
        <w:t xml:space="preserve">             </w:t>
      </w:r>
      <w:proofErr w:type="gramStart"/>
      <w:r w:rsidRPr="00F20078">
        <w:rPr>
          <w:rFonts w:ascii="Arial" w:hAnsi="Arial" w:cs="Arial"/>
        </w:rPr>
        <w:t>sg.InputText(</w:t>
      </w:r>
      <w:proofErr w:type="gramEnd"/>
      <w:r w:rsidRPr="00F20078">
        <w:rPr>
          <w:rFonts w:ascii="Arial" w:hAnsi="Arial" w:cs="Arial"/>
        </w:rPr>
        <w:t>size=(40, 1), key="-CDC-", focus=False)],</w:t>
      </w:r>
    </w:p>
    <w:p w14:paraId="59130A63" w14:textId="77777777" w:rsidR="00DE3806" w:rsidRPr="00F20078" w:rsidRDefault="00DE3806" w:rsidP="00AD7B90">
      <w:pPr>
        <w:jc w:val="both"/>
        <w:rPr>
          <w:rFonts w:ascii="Arial" w:hAnsi="Arial" w:cs="Arial"/>
          <w:lang w:val="pt-BR"/>
        </w:rPr>
      </w:pPr>
      <w:r w:rsidRPr="00F20078">
        <w:rPr>
          <w:rFonts w:ascii="Arial" w:hAnsi="Arial" w:cs="Arial"/>
        </w:rPr>
        <w:t xml:space="preserve">             </w:t>
      </w:r>
      <w:r w:rsidRPr="00F20078">
        <w:rPr>
          <w:rFonts w:ascii="Arial" w:hAnsi="Arial" w:cs="Arial"/>
          <w:lang w:val="pt-BR"/>
        </w:rPr>
        <w:t>[sg.</w:t>
      </w:r>
      <w:proofErr w:type="gramStart"/>
      <w:r w:rsidRPr="00F20078">
        <w:rPr>
          <w:rFonts w:ascii="Arial" w:hAnsi="Arial" w:cs="Arial"/>
          <w:lang w:val="pt-BR"/>
        </w:rPr>
        <w:t>Text(</w:t>
      </w:r>
      <w:proofErr w:type="gramEnd"/>
      <w:r w:rsidRPr="00F20078">
        <w:rPr>
          <w:rFonts w:ascii="Arial" w:hAnsi="Arial" w:cs="Arial"/>
          <w:lang w:val="pt-BR"/>
        </w:rPr>
        <w:t>"Quantidade da Medida:", size=(19, 1)),</w:t>
      </w:r>
    </w:p>
    <w:p w14:paraId="4A8251F5" w14:textId="77777777" w:rsidR="00DE3806" w:rsidRPr="00F20078" w:rsidRDefault="00DE3806" w:rsidP="00AD7B90">
      <w:pPr>
        <w:jc w:val="both"/>
        <w:rPr>
          <w:rFonts w:ascii="Arial" w:hAnsi="Arial" w:cs="Arial"/>
        </w:rPr>
      </w:pPr>
      <w:r w:rsidRPr="00F20078">
        <w:rPr>
          <w:rFonts w:ascii="Arial" w:hAnsi="Arial" w:cs="Arial"/>
          <w:lang w:val="pt-BR"/>
        </w:rPr>
        <w:t xml:space="preserve">             </w:t>
      </w:r>
      <w:proofErr w:type="gramStart"/>
      <w:r w:rsidRPr="00F20078">
        <w:rPr>
          <w:rFonts w:ascii="Arial" w:hAnsi="Arial" w:cs="Arial"/>
        </w:rPr>
        <w:t>sg.InputText(</w:t>
      </w:r>
      <w:proofErr w:type="gramEnd"/>
      <w:r w:rsidRPr="00F20078">
        <w:rPr>
          <w:rFonts w:ascii="Arial" w:hAnsi="Arial" w:cs="Arial"/>
        </w:rPr>
        <w:t>size=(40, 1), key="-QDM-", focus=False)],</w:t>
      </w:r>
    </w:p>
    <w:p w14:paraId="048EF442" w14:textId="77777777" w:rsidR="00DE3806" w:rsidRPr="00F20078" w:rsidRDefault="00DE3806" w:rsidP="00AD7B90">
      <w:pPr>
        <w:jc w:val="both"/>
        <w:rPr>
          <w:rFonts w:ascii="Arial" w:hAnsi="Arial" w:cs="Arial"/>
          <w:lang w:val="pt-BR"/>
        </w:rPr>
      </w:pPr>
      <w:r w:rsidRPr="00F20078">
        <w:rPr>
          <w:rFonts w:ascii="Arial" w:hAnsi="Arial" w:cs="Arial"/>
        </w:rPr>
        <w:t xml:space="preserve">             </w:t>
      </w:r>
      <w:r w:rsidRPr="00F20078">
        <w:rPr>
          <w:rFonts w:ascii="Arial" w:hAnsi="Arial" w:cs="Arial"/>
          <w:lang w:val="pt-BR"/>
        </w:rPr>
        <w:t>[sg.</w:t>
      </w:r>
      <w:proofErr w:type="gramStart"/>
      <w:r w:rsidRPr="00F20078">
        <w:rPr>
          <w:rFonts w:ascii="Arial" w:hAnsi="Arial" w:cs="Arial"/>
          <w:lang w:val="pt-BR"/>
        </w:rPr>
        <w:t>Text(</w:t>
      </w:r>
      <w:proofErr w:type="gramEnd"/>
      <w:r w:rsidRPr="00F20078">
        <w:rPr>
          <w:rFonts w:ascii="Arial" w:hAnsi="Arial" w:cs="Arial"/>
          <w:lang w:val="pt-BR"/>
        </w:rPr>
        <w:t>"Medida do Produto:", size=(19, 1)),</w:t>
      </w:r>
    </w:p>
    <w:p w14:paraId="7B3D29B1" w14:textId="77777777" w:rsidR="00DE3806" w:rsidRPr="00F20078" w:rsidRDefault="00DE3806" w:rsidP="00AD7B90">
      <w:pPr>
        <w:jc w:val="both"/>
        <w:rPr>
          <w:rFonts w:ascii="Arial" w:hAnsi="Arial" w:cs="Arial"/>
        </w:rPr>
      </w:pPr>
      <w:r w:rsidRPr="00F20078">
        <w:rPr>
          <w:rFonts w:ascii="Arial" w:hAnsi="Arial" w:cs="Arial"/>
          <w:lang w:val="pt-BR"/>
        </w:rPr>
        <w:t xml:space="preserve">             </w:t>
      </w:r>
      <w:proofErr w:type="gramStart"/>
      <w:r w:rsidRPr="00F20078">
        <w:rPr>
          <w:rFonts w:ascii="Arial" w:hAnsi="Arial" w:cs="Arial"/>
        </w:rPr>
        <w:t>sg.InputText(</w:t>
      </w:r>
      <w:proofErr w:type="gramEnd"/>
      <w:r w:rsidRPr="00F20078">
        <w:rPr>
          <w:rFonts w:ascii="Arial" w:hAnsi="Arial" w:cs="Arial"/>
        </w:rPr>
        <w:t>size=(40, 1), key="-MEP-", focus=False)],</w:t>
      </w:r>
    </w:p>
    <w:p w14:paraId="74756176" w14:textId="77777777" w:rsidR="00DE3806" w:rsidRPr="00F20078" w:rsidRDefault="00DE3806" w:rsidP="00AD7B90">
      <w:pPr>
        <w:jc w:val="both"/>
        <w:rPr>
          <w:rFonts w:ascii="Arial" w:hAnsi="Arial" w:cs="Arial"/>
          <w:lang w:val="pt-BR"/>
        </w:rPr>
      </w:pPr>
      <w:r w:rsidRPr="00F20078">
        <w:rPr>
          <w:rFonts w:ascii="Arial" w:hAnsi="Arial" w:cs="Arial"/>
        </w:rPr>
        <w:t xml:space="preserve">             </w:t>
      </w:r>
      <w:r w:rsidRPr="00F20078">
        <w:rPr>
          <w:rFonts w:ascii="Arial" w:hAnsi="Arial" w:cs="Arial"/>
          <w:lang w:val="pt-BR"/>
        </w:rPr>
        <w:t>[sg.</w:t>
      </w:r>
      <w:proofErr w:type="gramStart"/>
      <w:r w:rsidRPr="00F20078">
        <w:rPr>
          <w:rFonts w:ascii="Arial" w:hAnsi="Arial" w:cs="Arial"/>
          <w:lang w:val="pt-BR"/>
        </w:rPr>
        <w:t>Text(</w:t>
      </w:r>
      <w:proofErr w:type="gramEnd"/>
      <w:r w:rsidRPr="00F20078">
        <w:rPr>
          <w:rFonts w:ascii="Arial" w:hAnsi="Arial" w:cs="Arial"/>
          <w:lang w:val="pt-BR"/>
        </w:rPr>
        <w:t>"Marca do Produto:", size=(19, 1)),</w:t>
      </w:r>
    </w:p>
    <w:p w14:paraId="5628D6F0" w14:textId="77777777" w:rsidR="00DE3806" w:rsidRPr="00F20078" w:rsidRDefault="00DE3806" w:rsidP="00AD7B90">
      <w:pPr>
        <w:jc w:val="both"/>
        <w:rPr>
          <w:rFonts w:ascii="Arial" w:hAnsi="Arial" w:cs="Arial"/>
        </w:rPr>
      </w:pPr>
      <w:r w:rsidRPr="00F20078">
        <w:rPr>
          <w:rFonts w:ascii="Arial" w:hAnsi="Arial" w:cs="Arial"/>
          <w:lang w:val="pt-BR"/>
        </w:rPr>
        <w:t xml:space="preserve">             </w:t>
      </w:r>
      <w:proofErr w:type="gramStart"/>
      <w:r w:rsidRPr="00F20078">
        <w:rPr>
          <w:rFonts w:ascii="Arial" w:hAnsi="Arial" w:cs="Arial"/>
        </w:rPr>
        <w:t>sg.InputText(</w:t>
      </w:r>
      <w:proofErr w:type="gramEnd"/>
      <w:r w:rsidRPr="00F20078">
        <w:rPr>
          <w:rFonts w:ascii="Arial" w:hAnsi="Arial" w:cs="Arial"/>
        </w:rPr>
        <w:t>size=(40, 1), key="-MAP-", focus=False)],</w:t>
      </w:r>
    </w:p>
    <w:p w14:paraId="77CAA4C1"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sg.Button(</w:t>
      </w:r>
      <w:proofErr w:type="gramEnd"/>
      <w:r w:rsidRPr="00F20078">
        <w:rPr>
          <w:rFonts w:ascii="Arial" w:hAnsi="Arial" w:cs="Arial"/>
        </w:rPr>
        <w:t>'Limpar', size=(17, 1), key="-LIMPAR1-"),</w:t>
      </w:r>
    </w:p>
    <w:p w14:paraId="341F6BB6"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sg.Button(</w:t>
      </w:r>
      <w:proofErr w:type="gramEnd"/>
      <w:r w:rsidRPr="00F20078">
        <w:rPr>
          <w:rFonts w:ascii="Arial" w:hAnsi="Arial" w:cs="Arial"/>
        </w:rPr>
        <w:t>'Inserir', size=(17, 1), key="-INSERIR-"),</w:t>
      </w:r>
    </w:p>
    <w:p w14:paraId="3473F8AA"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sg.Button(</w:t>
      </w:r>
      <w:proofErr w:type="gramEnd"/>
      <w:r w:rsidRPr="00F20078">
        <w:rPr>
          <w:rFonts w:ascii="Arial" w:hAnsi="Arial" w:cs="Arial"/>
        </w:rPr>
        <w:t>'Atualizar', size=(17, 1), key="-ATUALIZAR-")],</w:t>
      </w:r>
    </w:p>
    <w:p w14:paraId="6017598A"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sg.Button(</w:t>
      </w:r>
      <w:proofErr w:type="gramEnd"/>
      <w:r w:rsidRPr="00F20078">
        <w:rPr>
          <w:rFonts w:ascii="Arial" w:hAnsi="Arial" w:cs="Arial"/>
        </w:rPr>
        <w:t>'Remover', size=(17, 1), key="-REMOVER-"),</w:t>
      </w:r>
    </w:p>
    <w:p w14:paraId="7AD2DD6B"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sg.Button(</w:t>
      </w:r>
      <w:proofErr w:type="gramEnd"/>
      <w:r w:rsidRPr="00F20078">
        <w:rPr>
          <w:rFonts w:ascii="Arial" w:hAnsi="Arial" w:cs="Arial"/>
        </w:rPr>
        <w:t>'Procurar', size=(17, 1), key="-PROCURAR-"),</w:t>
      </w:r>
    </w:p>
    <w:p w14:paraId="06854D5B"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sg.Button(</w:t>
      </w:r>
      <w:proofErr w:type="gramEnd"/>
      <w:r w:rsidRPr="00F20078">
        <w:rPr>
          <w:rFonts w:ascii="Arial" w:hAnsi="Arial" w:cs="Arial"/>
        </w:rPr>
        <w:t>'Todos', size=(17, 1), key="-TODOS-")],</w:t>
      </w:r>
    </w:p>
    <w:p w14:paraId="42F55CB9"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sg.Button(</w:t>
      </w:r>
      <w:proofErr w:type="gramEnd"/>
      <w:r w:rsidRPr="00F20078">
        <w:rPr>
          <w:rFonts w:ascii="Arial" w:hAnsi="Arial" w:cs="Arial"/>
        </w:rPr>
        <w:t>'&lt;&lt;', size=(17, 1), key="-&lt;&lt;1-"),</w:t>
      </w:r>
    </w:p>
    <w:p w14:paraId="59F2F5AE"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sg.Button(</w:t>
      </w:r>
      <w:proofErr w:type="gramEnd"/>
      <w:r w:rsidRPr="00F20078">
        <w:rPr>
          <w:rFonts w:ascii="Arial" w:hAnsi="Arial" w:cs="Arial"/>
        </w:rPr>
        <w:t>'Gerenciamento', size=(17, 1), key="-GERENCIAMENTO-"),</w:t>
      </w:r>
    </w:p>
    <w:p w14:paraId="58C7F132"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sg.Button(</w:t>
      </w:r>
      <w:proofErr w:type="gramEnd"/>
      <w:r w:rsidRPr="00F20078">
        <w:rPr>
          <w:rFonts w:ascii="Arial" w:hAnsi="Arial" w:cs="Arial"/>
        </w:rPr>
        <w:t>'&gt;&gt;', size=(17, 1), key="-&gt;&gt;1-")]</w:t>
      </w:r>
    </w:p>
    <w:p w14:paraId="097CF4F7" w14:textId="77777777" w:rsidR="00DE3806" w:rsidRPr="00F20078" w:rsidRDefault="00DE3806" w:rsidP="00AD7B90">
      <w:pPr>
        <w:jc w:val="both"/>
        <w:rPr>
          <w:rFonts w:ascii="Arial" w:hAnsi="Arial" w:cs="Arial"/>
        </w:rPr>
      </w:pPr>
      <w:r w:rsidRPr="00F20078">
        <w:rPr>
          <w:rFonts w:ascii="Arial" w:hAnsi="Arial" w:cs="Arial"/>
        </w:rPr>
        <w:t xml:space="preserve">             ]  </w:t>
      </w:r>
    </w:p>
    <w:p w14:paraId="19CE6D7E" w14:textId="77777777" w:rsidR="00DE3806" w:rsidRPr="00F20078" w:rsidRDefault="00DE3806" w:rsidP="00AD7B90">
      <w:pPr>
        <w:jc w:val="both"/>
        <w:rPr>
          <w:rFonts w:ascii="Arial" w:hAnsi="Arial" w:cs="Arial"/>
        </w:rPr>
      </w:pPr>
      <w:r w:rsidRPr="00F20078">
        <w:rPr>
          <w:rFonts w:ascii="Arial" w:hAnsi="Arial" w:cs="Arial"/>
        </w:rPr>
        <w:lastRenderedPageBreak/>
        <w:t xml:space="preserve">    </w:t>
      </w:r>
      <w:proofErr w:type="gramStart"/>
      <w:r w:rsidRPr="00F20078">
        <w:rPr>
          <w:rFonts w:ascii="Arial" w:hAnsi="Arial" w:cs="Arial"/>
        </w:rPr>
        <w:t>return</w:t>
      </w:r>
      <w:proofErr w:type="gramEnd"/>
      <w:r w:rsidRPr="00F20078">
        <w:rPr>
          <w:rFonts w:ascii="Arial" w:hAnsi="Arial" w:cs="Arial"/>
        </w:rPr>
        <w:t xml:space="preserve"> sg.Window('Produtos', layout, location=(425, 200), finalize=True)  </w:t>
      </w:r>
    </w:p>
    <w:p w14:paraId="1F4B325F" w14:textId="77777777" w:rsidR="00DE3806" w:rsidRPr="00F20078" w:rsidRDefault="00DE3806" w:rsidP="00AD7B90">
      <w:pPr>
        <w:jc w:val="both"/>
        <w:rPr>
          <w:rFonts w:ascii="Arial" w:hAnsi="Arial" w:cs="Arial"/>
        </w:rPr>
      </w:pPr>
      <w:proofErr w:type="gramStart"/>
      <w:r w:rsidRPr="00F20078">
        <w:rPr>
          <w:rFonts w:ascii="Arial" w:hAnsi="Arial" w:cs="Arial"/>
        </w:rPr>
        <w:t>def</w:t>
      </w:r>
      <w:proofErr w:type="gramEnd"/>
      <w:r w:rsidRPr="00F20078">
        <w:rPr>
          <w:rFonts w:ascii="Arial" w:hAnsi="Arial" w:cs="Arial"/>
        </w:rPr>
        <w:t xml:space="preserve"> make_win2():</w:t>
      </w:r>
    </w:p>
    <w:p w14:paraId="22D837D0"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sg.theme(</w:t>
      </w:r>
      <w:proofErr w:type="gramEnd"/>
      <w:r w:rsidRPr="00F20078">
        <w:rPr>
          <w:rFonts w:ascii="Arial" w:hAnsi="Arial" w:cs="Arial"/>
        </w:rPr>
        <w:t>'LightGreen5')</w:t>
      </w:r>
    </w:p>
    <w:p w14:paraId="5BE1DD1C"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layout</w:t>
      </w:r>
      <w:proofErr w:type="gramEnd"/>
      <w:r w:rsidRPr="00F20078">
        <w:rPr>
          <w:rFonts w:ascii="Arial" w:hAnsi="Arial" w:cs="Arial"/>
        </w:rPr>
        <w:t xml:space="preserve"> = [</w:t>
      </w:r>
    </w:p>
    <w:p w14:paraId="02EC5E02"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sg.Text(</w:t>
      </w:r>
      <w:proofErr w:type="gramEnd"/>
      <w:r w:rsidRPr="00F20078">
        <w:rPr>
          <w:rFonts w:ascii="Arial" w:hAnsi="Arial" w:cs="Arial"/>
        </w:rPr>
        <w:t>"Código Produto (P):", size=(19, 1)),</w:t>
      </w:r>
    </w:p>
    <w:p w14:paraId="40DF163E"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sg.InputText(</w:t>
      </w:r>
      <w:proofErr w:type="gramEnd"/>
      <w:r w:rsidRPr="00F20078">
        <w:rPr>
          <w:rFonts w:ascii="Arial" w:hAnsi="Arial" w:cs="Arial"/>
        </w:rPr>
        <w:t>size=([40], 1), key="-COD2-", focus=True)],</w:t>
      </w:r>
    </w:p>
    <w:p w14:paraId="4965261C"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sg.Text(</w:t>
      </w:r>
      <w:proofErr w:type="gramEnd"/>
      <w:r w:rsidRPr="00F20078">
        <w:rPr>
          <w:rFonts w:ascii="Arial" w:hAnsi="Arial" w:cs="Arial"/>
        </w:rPr>
        <w:t>"Nome (P):", size=(19, 1)),</w:t>
      </w:r>
    </w:p>
    <w:p w14:paraId="4873EBFE"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sg.InputText(</w:t>
      </w:r>
      <w:proofErr w:type="gramEnd"/>
      <w:r w:rsidRPr="00F20078">
        <w:rPr>
          <w:rFonts w:ascii="Arial" w:hAnsi="Arial" w:cs="Arial"/>
        </w:rPr>
        <w:t>size=(40, 1), key="-NOME2-", focus=False)],</w:t>
      </w:r>
    </w:p>
    <w:p w14:paraId="223157BA"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sg.Text(</w:t>
      </w:r>
      <w:proofErr w:type="gramEnd"/>
      <w:r w:rsidRPr="00F20078">
        <w:rPr>
          <w:rFonts w:ascii="Arial" w:hAnsi="Arial" w:cs="Arial"/>
        </w:rPr>
        <w:t>"ID Item:", size=(19, 1)),</w:t>
      </w:r>
    </w:p>
    <w:p w14:paraId="59FF35FD"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sg.InputText(</w:t>
      </w:r>
      <w:proofErr w:type="gramEnd"/>
      <w:r w:rsidRPr="00F20078">
        <w:rPr>
          <w:rFonts w:ascii="Arial" w:hAnsi="Arial" w:cs="Arial"/>
        </w:rPr>
        <w:t>size=([40], 1), key="-IDI-", focus=False)],</w:t>
      </w:r>
    </w:p>
    <w:p w14:paraId="2EC70653" w14:textId="77777777" w:rsidR="00DE3806" w:rsidRPr="00F20078" w:rsidRDefault="00DE3806" w:rsidP="00AD7B90">
      <w:pPr>
        <w:jc w:val="both"/>
        <w:rPr>
          <w:rFonts w:ascii="Arial" w:hAnsi="Arial" w:cs="Arial"/>
          <w:lang w:val="pt-BR"/>
        </w:rPr>
      </w:pPr>
      <w:r w:rsidRPr="00F20078">
        <w:rPr>
          <w:rFonts w:ascii="Arial" w:hAnsi="Arial" w:cs="Arial"/>
        </w:rPr>
        <w:t xml:space="preserve">             </w:t>
      </w:r>
      <w:r w:rsidRPr="00F20078">
        <w:rPr>
          <w:rFonts w:ascii="Arial" w:hAnsi="Arial" w:cs="Arial"/>
          <w:lang w:val="pt-BR"/>
        </w:rPr>
        <w:t>[sg.</w:t>
      </w:r>
      <w:proofErr w:type="gramStart"/>
      <w:r w:rsidRPr="00F20078">
        <w:rPr>
          <w:rFonts w:ascii="Arial" w:hAnsi="Arial" w:cs="Arial"/>
          <w:lang w:val="pt-BR"/>
        </w:rPr>
        <w:t>Text(</w:t>
      </w:r>
      <w:proofErr w:type="gramEnd"/>
      <w:r w:rsidRPr="00F20078">
        <w:rPr>
          <w:rFonts w:ascii="Arial" w:hAnsi="Arial" w:cs="Arial"/>
          <w:lang w:val="pt-BR"/>
        </w:rPr>
        <w:t>"Valor de Venda:", size=(19, 1)),</w:t>
      </w:r>
    </w:p>
    <w:p w14:paraId="244A68B5" w14:textId="77777777" w:rsidR="00DE3806" w:rsidRPr="00F20078" w:rsidRDefault="00DE3806" w:rsidP="00AD7B90">
      <w:pPr>
        <w:jc w:val="both"/>
        <w:rPr>
          <w:rFonts w:ascii="Arial" w:hAnsi="Arial" w:cs="Arial"/>
        </w:rPr>
      </w:pPr>
      <w:r w:rsidRPr="00F20078">
        <w:rPr>
          <w:rFonts w:ascii="Arial" w:hAnsi="Arial" w:cs="Arial"/>
          <w:lang w:val="pt-BR"/>
        </w:rPr>
        <w:t xml:space="preserve">             </w:t>
      </w:r>
      <w:proofErr w:type="gramStart"/>
      <w:r w:rsidRPr="00F20078">
        <w:rPr>
          <w:rFonts w:ascii="Arial" w:hAnsi="Arial" w:cs="Arial"/>
        </w:rPr>
        <w:t>sg.InputText(</w:t>
      </w:r>
      <w:proofErr w:type="gramEnd"/>
      <w:r w:rsidRPr="00F20078">
        <w:rPr>
          <w:rFonts w:ascii="Arial" w:hAnsi="Arial" w:cs="Arial"/>
        </w:rPr>
        <w:t>size=([40], 1), key="-VDVI-", focus=False)],</w:t>
      </w:r>
    </w:p>
    <w:p w14:paraId="559FB754" w14:textId="77777777" w:rsidR="00DE3806" w:rsidRPr="00F20078" w:rsidRDefault="00DE3806" w:rsidP="00AD7B90">
      <w:pPr>
        <w:jc w:val="both"/>
        <w:rPr>
          <w:rFonts w:ascii="Arial" w:hAnsi="Arial" w:cs="Arial"/>
          <w:lang w:val="pt-BR"/>
        </w:rPr>
      </w:pPr>
      <w:r w:rsidRPr="00F20078">
        <w:rPr>
          <w:rFonts w:ascii="Arial" w:hAnsi="Arial" w:cs="Arial"/>
        </w:rPr>
        <w:t xml:space="preserve">             </w:t>
      </w:r>
      <w:r w:rsidRPr="00F20078">
        <w:rPr>
          <w:rFonts w:ascii="Arial" w:hAnsi="Arial" w:cs="Arial"/>
          <w:lang w:val="pt-BR"/>
        </w:rPr>
        <w:t>[sg.</w:t>
      </w:r>
      <w:proofErr w:type="gramStart"/>
      <w:r w:rsidRPr="00F20078">
        <w:rPr>
          <w:rFonts w:ascii="Arial" w:hAnsi="Arial" w:cs="Arial"/>
          <w:lang w:val="pt-BR"/>
        </w:rPr>
        <w:t>Text(</w:t>
      </w:r>
      <w:proofErr w:type="gramEnd"/>
      <w:r w:rsidRPr="00F20078">
        <w:rPr>
          <w:rFonts w:ascii="Arial" w:hAnsi="Arial" w:cs="Arial"/>
          <w:lang w:val="pt-BR"/>
        </w:rPr>
        <w:t>"Quantidade Total:", size=(19, 1)),</w:t>
      </w:r>
    </w:p>
    <w:p w14:paraId="6B48E79B" w14:textId="77777777" w:rsidR="00DE3806" w:rsidRPr="00F20078" w:rsidRDefault="00DE3806" w:rsidP="00AD7B90">
      <w:pPr>
        <w:jc w:val="both"/>
        <w:rPr>
          <w:rFonts w:ascii="Arial" w:hAnsi="Arial" w:cs="Arial"/>
        </w:rPr>
      </w:pPr>
      <w:r w:rsidRPr="00F20078">
        <w:rPr>
          <w:rFonts w:ascii="Arial" w:hAnsi="Arial" w:cs="Arial"/>
          <w:lang w:val="pt-BR"/>
        </w:rPr>
        <w:t xml:space="preserve">             </w:t>
      </w:r>
      <w:proofErr w:type="gramStart"/>
      <w:r w:rsidRPr="00F20078">
        <w:rPr>
          <w:rFonts w:ascii="Arial" w:hAnsi="Arial" w:cs="Arial"/>
        </w:rPr>
        <w:t>sg.InputText(</w:t>
      </w:r>
      <w:proofErr w:type="gramEnd"/>
      <w:r w:rsidRPr="00F20078">
        <w:rPr>
          <w:rFonts w:ascii="Arial" w:hAnsi="Arial" w:cs="Arial"/>
        </w:rPr>
        <w:t>size=([40], 1), key="-QTI-", focus=False)],</w:t>
      </w:r>
    </w:p>
    <w:p w14:paraId="66EA1A32" w14:textId="77777777" w:rsidR="00DE3806" w:rsidRPr="00F20078" w:rsidRDefault="00DE3806" w:rsidP="00AD7B90">
      <w:pPr>
        <w:jc w:val="both"/>
        <w:rPr>
          <w:rFonts w:ascii="Arial" w:hAnsi="Arial" w:cs="Arial"/>
          <w:lang w:val="pt-BR"/>
        </w:rPr>
      </w:pPr>
      <w:r w:rsidRPr="00F20078">
        <w:rPr>
          <w:rFonts w:ascii="Arial" w:hAnsi="Arial" w:cs="Arial"/>
        </w:rPr>
        <w:t xml:space="preserve">             </w:t>
      </w:r>
      <w:r w:rsidRPr="00F20078">
        <w:rPr>
          <w:rFonts w:ascii="Arial" w:hAnsi="Arial" w:cs="Arial"/>
          <w:lang w:val="pt-BR"/>
        </w:rPr>
        <w:t>[sg.</w:t>
      </w:r>
      <w:proofErr w:type="gramStart"/>
      <w:r w:rsidRPr="00F20078">
        <w:rPr>
          <w:rFonts w:ascii="Arial" w:hAnsi="Arial" w:cs="Arial"/>
          <w:lang w:val="pt-BR"/>
        </w:rPr>
        <w:t>Text(</w:t>
      </w:r>
      <w:proofErr w:type="gramEnd"/>
      <w:r w:rsidRPr="00F20078">
        <w:rPr>
          <w:rFonts w:ascii="Arial" w:hAnsi="Arial" w:cs="Arial"/>
          <w:lang w:val="pt-BR"/>
        </w:rPr>
        <w:t>"Data de Validade:", size=(19, 1)),</w:t>
      </w:r>
    </w:p>
    <w:p w14:paraId="3DFBD7CA" w14:textId="77777777" w:rsidR="00DE3806" w:rsidRPr="00F20078" w:rsidRDefault="00DE3806" w:rsidP="00AD7B90">
      <w:pPr>
        <w:jc w:val="both"/>
        <w:rPr>
          <w:rFonts w:ascii="Arial" w:hAnsi="Arial" w:cs="Arial"/>
        </w:rPr>
      </w:pPr>
      <w:r w:rsidRPr="00F20078">
        <w:rPr>
          <w:rFonts w:ascii="Arial" w:hAnsi="Arial" w:cs="Arial"/>
          <w:lang w:val="pt-BR"/>
        </w:rPr>
        <w:t xml:space="preserve">             </w:t>
      </w:r>
      <w:proofErr w:type="gramStart"/>
      <w:r w:rsidRPr="00F20078">
        <w:rPr>
          <w:rFonts w:ascii="Arial" w:hAnsi="Arial" w:cs="Arial"/>
        </w:rPr>
        <w:t>sg.InputText(</w:t>
      </w:r>
      <w:proofErr w:type="gramEnd"/>
      <w:r w:rsidRPr="00F20078">
        <w:rPr>
          <w:rFonts w:ascii="Arial" w:hAnsi="Arial" w:cs="Arial"/>
        </w:rPr>
        <w:t>size=(40, 1), key="-DDV-", focus=False)],</w:t>
      </w:r>
    </w:p>
    <w:p w14:paraId="0192423E"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sg.Button(</w:t>
      </w:r>
      <w:proofErr w:type="gramEnd"/>
      <w:r w:rsidRPr="00F20078">
        <w:rPr>
          <w:rFonts w:ascii="Arial" w:hAnsi="Arial" w:cs="Arial"/>
        </w:rPr>
        <w:t>'Limpar', size=(17, 1), key="-LIMPAR2-"),</w:t>
      </w:r>
    </w:p>
    <w:p w14:paraId="6304008A"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sg.Button(</w:t>
      </w:r>
      <w:proofErr w:type="gramEnd"/>
      <w:r w:rsidRPr="00F20078">
        <w:rPr>
          <w:rFonts w:ascii="Arial" w:hAnsi="Arial" w:cs="Arial"/>
        </w:rPr>
        <w:t>'Indicador', size=(17, 1), key="-INDICADOR-"),</w:t>
      </w:r>
    </w:p>
    <w:p w14:paraId="2B959AEE"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sg.Button(</w:t>
      </w:r>
      <w:proofErr w:type="gramEnd"/>
      <w:r w:rsidRPr="00F20078">
        <w:rPr>
          <w:rFonts w:ascii="Arial" w:hAnsi="Arial" w:cs="Arial"/>
        </w:rPr>
        <w:t>'Validade', size=(17, 1), key="-VALIDADE-")],</w:t>
      </w:r>
    </w:p>
    <w:p w14:paraId="256577E0"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sg.Button(</w:t>
      </w:r>
      <w:proofErr w:type="gramEnd"/>
      <w:r w:rsidRPr="00F20078">
        <w:rPr>
          <w:rFonts w:ascii="Arial" w:hAnsi="Arial" w:cs="Arial"/>
        </w:rPr>
        <w:t>'&lt;&lt;', size=(17, 1), key="-&lt;&lt;2-"),</w:t>
      </w:r>
    </w:p>
    <w:p w14:paraId="40B496EE"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sg.Button(</w:t>
      </w:r>
      <w:proofErr w:type="gramEnd"/>
      <w:r w:rsidRPr="00F20078">
        <w:rPr>
          <w:rFonts w:ascii="Arial" w:hAnsi="Arial" w:cs="Arial"/>
        </w:rPr>
        <w:t>'Home', size=(17, 1), key="-HOME-"),</w:t>
      </w:r>
    </w:p>
    <w:p w14:paraId="6B0EF808"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sg.Button(</w:t>
      </w:r>
      <w:proofErr w:type="gramEnd"/>
      <w:r w:rsidRPr="00F20078">
        <w:rPr>
          <w:rFonts w:ascii="Arial" w:hAnsi="Arial" w:cs="Arial"/>
        </w:rPr>
        <w:t>'&gt;&gt;', size=(17, 1), key="-&gt;&gt;2-")]</w:t>
      </w:r>
    </w:p>
    <w:p w14:paraId="384E475D" w14:textId="77777777" w:rsidR="00DE3806" w:rsidRPr="00F20078" w:rsidRDefault="00DE3806" w:rsidP="00AD7B90">
      <w:pPr>
        <w:jc w:val="both"/>
        <w:rPr>
          <w:rFonts w:ascii="Arial" w:hAnsi="Arial" w:cs="Arial"/>
        </w:rPr>
      </w:pPr>
      <w:r w:rsidRPr="00F20078">
        <w:rPr>
          <w:rFonts w:ascii="Arial" w:hAnsi="Arial" w:cs="Arial"/>
        </w:rPr>
        <w:t xml:space="preserve">             ]</w:t>
      </w:r>
    </w:p>
    <w:p w14:paraId="2E148963"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return</w:t>
      </w:r>
      <w:proofErr w:type="gramEnd"/>
      <w:r w:rsidRPr="00F20078">
        <w:rPr>
          <w:rFonts w:ascii="Arial" w:hAnsi="Arial" w:cs="Arial"/>
        </w:rPr>
        <w:t xml:space="preserve"> sg.Window('Gerenciamento', layout, location=(425, 200), finalize=True)</w:t>
      </w:r>
    </w:p>
    <w:p w14:paraId="64E76332" w14:textId="77777777" w:rsidR="00DE3806" w:rsidRPr="00F20078" w:rsidRDefault="00DE3806" w:rsidP="00AD7B90">
      <w:pPr>
        <w:jc w:val="both"/>
        <w:rPr>
          <w:rFonts w:ascii="Arial" w:hAnsi="Arial" w:cs="Arial"/>
        </w:rPr>
      </w:pPr>
      <w:r w:rsidRPr="00F20078">
        <w:rPr>
          <w:rFonts w:ascii="Arial" w:hAnsi="Arial" w:cs="Arial"/>
        </w:rPr>
        <w:t xml:space="preserve">    #, disabled = true, readOnly = true</w:t>
      </w:r>
    </w:p>
    <w:p w14:paraId="1BD552E7" w14:textId="77777777" w:rsidR="00DE3806" w:rsidRPr="00F20078" w:rsidRDefault="00DE3806" w:rsidP="00AD7B90">
      <w:pPr>
        <w:jc w:val="both"/>
        <w:rPr>
          <w:rFonts w:ascii="Arial" w:hAnsi="Arial" w:cs="Arial"/>
        </w:rPr>
      </w:pPr>
      <w:r w:rsidRPr="00F20078">
        <w:rPr>
          <w:rFonts w:ascii="Arial" w:hAnsi="Arial" w:cs="Arial"/>
        </w:rPr>
        <w:t xml:space="preserve">    #, disabled="disabled"</w:t>
      </w:r>
    </w:p>
    <w:p w14:paraId="61DA244F" w14:textId="77777777" w:rsidR="00DE3806" w:rsidRPr="00F20078" w:rsidRDefault="00DE3806" w:rsidP="00AD7B90">
      <w:pPr>
        <w:jc w:val="both"/>
        <w:rPr>
          <w:rFonts w:ascii="Arial" w:hAnsi="Arial" w:cs="Arial"/>
        </w:rPr>
      </w:pPr>
      <w:r w:rsidRPr="00F20078">
        <w:rPr>
          <w:rFonts w:ascii="Arial" w:hAnsi="Arial" w:cs="Arial"/>
        </w:rPr>
        <w:t xml:space="preserve">    #, readonly="readonly"   </w:t>
      </w:r>
    </w:p>
    <w:p w14:paraId="08AFD3FA" w14:textId="77777777" w:rsidR="00DE3806" w:rsidRPr="00F20078" w:rsidRDefault="00DE3806" w:rsidP="00AD7B90">
      <w:pPr>
        <w:jc w:val="both"/>
        <w:rPr>
          <w:rFonts w:ascii="Arial" w:hAnsi="Arial" w:cs="Arial"/>
        </w:rPr>
      </w:pPr>
    </w:p>
    <w:p w14:paraId="5C63D92A" w14:textId="77777777" w:rsidR="00DE3806" w:rsidRPr="00F20078" w:rsidRDefault="00DE3806" w:rsidP="00AD7B90">
      <w:pPr>
        <w:jc w:val="both"/>
        <w:rPr>
          <w:rFonts w:ascii="Arial" w:hAnsi="Arial" w:cs="Arial"/>
        </w:rPr>
      </w:pPr>
      <w:r w:rsidRPr="00F20078">
        <w:rPr>
          <w:rFonts w:ascii="Arial" w:hAnsi="Arial" w:cs="Arial"/>
        </w:rPr>
        <w:t>window3, window1, window2 = make_</w:t>
      </w:r>
      <w:proofErr w:type="gramStart"/>
      <w:r w:rsidRPr="00F20078">
        <w:rPr>
          <w:rFonts w:ascii="Arial" w:hAnsi="Arial" w:cs="Arial"/>
        </w:rPr>
        <w:t>win3(</w:t>
      </w:r>
      <w:proofErr w:type="gramEnd"/>
      <w:r w:rsidRPr="00F20078">
        <w:rPr>
          <w:rFonts w:ascii="Arial" w:hAnsi="Arial" w:cs="Arial"/>
        </w:rPr>
        <w:t>), None, None # start off with 1 window open</w:t>
      </w:r>
    </w:p>
    <w:p w14:paraId="7D8EF4B3" w14:textId="77777777" w:rsidR="00DE3806" w:rsidRPr="00F20078" w:rsidRDefault="00DE3806" w:rsidP="00AD7B90">
      <w:pPr>
        <w:jc w:val="both"/>
        <w:rPr>
          <w:rFonts w:ascii="Arial" w:hAnsi="Arial" w:cs="Arial"/>
        </w:rPr>
      </w:pPr>
      <w:r w:rsidRPr="00F20078">
        <w:rPr>
          <w:rFonts w:ascii="Arial" w:hAnsi="Arial" w:cs="Arial"/>
        </w:rPr>
        <w:t>#make_</w:t>
      </w:r>
      <w:proofErr w:type="gramStart"/>
      <w:r w:rsidRPr="00F20078">
        <w:rPr>
          <w:rFonts w:ascii="Arial" w:hAnsi="Arial" w:cs="Arial"/>
        </w:rPr>
        <w:t>win3.close()</w:t>
      </w:r>
      <w:proofErr w:type="gramEnd"/>
    </w:p>
    <w:p w14:paraId="704E6C10" w14:textId="77777777" w:rsidR="00DE3806" w:rsidRPr="00F20078" w:rsidRDefault="00DE3806" w:rsidP="00AD7B90">
      <w:pPr>
        <w:jc w:val="both"/>
        <w:rPr>
          <w:rFonts w:ascii="Arial" w:hAnsi="Arial" w:cs="Arial"/>
        </w:rPr>
      </w:pPr>
      <w:r w:rsidRPr="00F20078">
        <w:rPr>
          <w:rFonts w:ascii="Arial" w:hAnsi="Arial" w:cs="Arial"/>
        </w:rPr>
        <w:t>#window3 = make_</w:t>
      </w:r>
      <w:proofErr w:type="gramStart"/>
      <w:r w:rsidRPr="00F20078">
        <w:rPr>
          <w:rFonts w:ascii="Arial" w:hAnsi="Arial" w:cs="Arial"/>
        </w:rPr>
        <w:t>win3(</w:t>
      </w:r>
      <w:proofErr w:type="gramEnd"/>
      <w:r w:rsidRPr="00F20078">
        <w:rPr>
          <w:rFonts w:ascii="Arial" w:hAnsi="Arial" w:cs="Arial"/>
        </w:rPr>
        <w:t>), None</w:t>
      </w:r>
    </w:p>
    <w:p w14:paraId="0B949787" w14:textId="77777777" w:rsidR="00DE3806" w:rsidRPr="00F20078" w:rsidRDefault="00DE3806" w:rsidP="00AD7B90">
      <w:pPr>
        <w:jc w:val="both"/>
        <w:rPr>
          <w:rFonts w:ascii="Arial" w:hAnsi="Arial" w:cs="Arial"/>
        </w:rPr>
      </w:pPr>
    </w:p>
    <w:p w14:paraId="5E85D74E" w14:textId="77777777" w:rsidR="00DE3806" w:rsidRPr="00F20078" w:rsidRDefault="00DE3806" w:rsidP="00AD7B90">
      <w:pPr>
        <w:jc w:val="both"/>
        <w:rPr>
          <w:rFonts w:ascii="Arial" w:hAnsi="Arial" w:cs="Arial"/>
        </w:rPr>
      </w:pPr>
      <w:r w:rsidRPr="00F20078">
        <w:rPr>
          <w:rFonts w:ascii="Arial" w:hAnsi="Arial" w:cs="Arial"/>
        </w:rPr>
        <w:t xml:space="preserve">#app = </w:t>
      </w:r>
      <w:proofErr w:type="gramStart"/>
      <w:r w:rsidRPr="00F20078">
        <w:rPr>
          <w:rFonts w:ascii="Arial" w:hAnsi="Arial" w:cs="Arial"/>
        </w:rPr>
        <w:t>tk.Tk()</w:t>
      </w:r>
      <w:proofErr w:type="gramEnd"/>
    </w:p>
    <w:p w14:paraId="4FA1AD31" w14:textId="77777777" w:rsidR="00DE3806" w:rsidRPr="00F20078" w:rsidRDefault="00DE3806" w:rsidP="00AD7B90">
      <w:pPr>
        <w:jc w:val="both"/>
        <w:rPr>
          <w:rFonts w:ascii="Arial" w:hAnsi="Arial" w:cs="Arial"/>
        </w:rPr>
      </w:pPr>
    </w:p>
    <w:p w14:paraId="087E132F" w14:textId="77777777" w:rsidR="00DE3806" w:rsidRPr="00F20078" w:rsidRDefault="00DE3806" w:rsidP="00AD7B90">
      <w:pPr>
        <w:jc w:val="both"/>
        <w:rPr>
          <w:rFonts w:ascii="Arial" w:hAnsi="Arial" w:cs="Arial"/>
        </w:rPr>
      </w:pPr>
      <w:r w:rsidRPr="00F20078">
        <w:rPr>
          <w:rFonts w:ascii="Arial" w:hAnsi="Arial" w:cs="Arial"/>
        </w:rPr>
        <w:t xml:space="preserve">#def </w:t>
      </w:r>
      <w:proofErr w:type="gramStart"/>
      <w:r w:rsidRPr="00F20078">
        <w:rPr>
          <w:rFonts w:ascii="Arial" w:hAnsi="Arial" w:cs="Arial"/>
        </w:rPr>
        <w:t>callback(</w:t>
      </w:r>
      <w:proofErr w:type="gramEnd"/>
      <w:r w:rsidRPr="00F20078">
        <w:rPr>
          <w:rFonts w:ascii="Arial" w:hAnsi="Arial" w:cs="Arial"/>
        </w:rPr>
        <w:t>event):</w:t>
      </w:r>
    </w:p>
    <w:p w14:paraId="67B2B881"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if</w:t>
      </w:r>
      <w:proofErr w:type="gramEnd"/>
      <w:r w:rsidRPr="00F20078">
        <w:rPr>
          <w:rFonts w:ascii="Arial" w:hAnsi="Arial" w:cs="Arial"/>
        </w:rPr>
        <w:t xml:space="preserve"> labelUser == 'breno' and labelPass == 'admin':</w:t>
      </w:r>
    </w:p>
    <w:p w14:paraId="4E5D232D" w14:textId="77777777" w:rsidR="00DE3806" w:rsidRPr="00F20078" w:rsidRDefault="00DE3806" w:rsidP="00AD7B90">
      <w:pPr>
        <w:jc w:val="both"/>
        <w:rPr>
          <w:rFonts w:ascii="Arial" w:hAnsi="Arial" w:cs="Arial"/>
        </w:rPr>
      </w:pPr>
      <w:r w:rsidRPr="00F20078">
        <w:rPr>
          <w:rFonts w:ascii="Arial" w:hAnsi="Arial" w:cs="Arial"/>
        </w:rPr>
        <w:t>#        window1 = make_</w:t>
      </w:r>
      <w:proofErr w:type="gramStart"/>
      <w:r w:rsidRPr="00F20078">
        <w:rPr>
          <w:rFonts w:ascii="Arial" w:hAnsi="Arial" w:cs="Arial"/>
        </w:rPr>
        <w:t>win1()</w:t>
      </w:r>
      <w:proofErr w:type="gramEnd"/>
    </w:p>
    <w:p w14:paraId="661B47EB"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window3.close()</w:t>
      </w:r>
      <w:proofErr w:type="gramEnd"/>
    </w:p>
    <w:p w14:paraId="3FA2E2A7"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else</w:t>
      </w:r>
      <w:proofErr w:type="gramEnd"/>
      <w:r w:rsidRPr="00F20078">
        <w:rPr>
          <w:rFonts w:ascii="Arial" w:hAnsi="Arial" w:cs="Arial"/>
        </w:rPr>
        <w:t>:</w:t>
      </w:r>
    </w:p>
    <w:p w14:paraId="66DE0A2A"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w:t>
      </w:r>
      <w:proofErr w:type="gramEnd"/>
      <w:r w:rsidRPr="00F20078">
        <w:rPr>
          <w:rFonts w:ascii="Arial" w:hAnsi="Arial" w:cs="Arial"/>
        </w:rPr>
        <w:t>'-USER-'].update( '' )</w:t>
      </w:r>
    </w:p>
    <w:p w14:paraId="6F38E3DE"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w:t>
      </w:r>
      <w:proofErr w:type="gramEnd"/>
      <w:r w:rsidRPr="00F20078">
        <w:rPr>
          <w:rFonts w:ascii="Arial" w:hAnsi="Arial" w:cs="Arial"/>
        </w:rPr>
        <w:t>'-PASSWORD-'].update( '' )</w:t>
      </w:r>
    </w:p>
    <w:p w14:paraId="748AAA17"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tk.</w:t>
      </w:r>
      <w:proofErr w:type="gramEnd"/>
      <w:r w:rsidRPr="00F20078">
        <w:rPr>
          <w:rFonts w:ascii="Arial" w:hAnsi="Arial" w:cs="Arial"/>
          <w:lang w:val="pt-BR"/>
        </w:rPr>
        <w:t>popup('Usuário ou senha incorretos', location=(560, 300)) #, size=(400,400)</w:t>
      </w:r>
    </w:p>
    <w:p w14:paraId="06AC2AAC" w14:textId="77777777" w:rsidR="00DE3806" w:rsidRPr="00F20078" w:rsidRDefault="00DE3806" w:rsidP="00AD7B90">
      <w:pPr>
        <w:jc w:val="both"/>
        <w:rPr>
          <w:rFonts w:ascii="Arial" w:hAnsi="Arial" w:cs="Arial"/>
          <w:lang w:val="pt-BR"/>
        </w:rPr>
      </w:pPr>
    </w:p>
    <w:p w14:paraId="15EDB4C5" w14:textId="77777777" w:rsidR="00DE3806" w:rsidRPr="00F20078" w:rsidRDefault="00DE3806" w:rsidP="00AD7B90">
      <w:pPr>
        <w:jc w:val="both"/>
        <w:rPr>
          <w:rFonts w:ascii="Arial" w:hAnsi="Arial" w:cs="Arial"/>
        </w:rPr>
      </w:pPr>
      <w:r w:rsidRPr="00F20078">
        <w:rPr>
          <w:rFonts w:ascii="Arial" w:hAnsi="Arial" w:cs="Arial"/>
        </w:rPr>
        <w:t xml:space="preserve"># Run the Event Loop    </w:t>
      </w:r>
    </w:p>
    <w:p w14:paraId="5B3CAA74" w14:textId="77777777" w:rsidR="00DE3806" w:rsidRPr="00F20078" w:rsidRDefault="00DE3806" w:rsidP="00AD7B90">
      <w:pPr>
        <w:jc w:val="both"/>
        <w:rPr>
          <w:rFonts w:ascii="Arial" w:hAnsi="Arial" w:cs="Arial"/>
        </w:rPr>
      </w:pPr>
      <w:proofErr w:type="gramStart"/>
      <w:r w:rsidRPr="00F20078">
        <w:rPr>
          <w:rFonts w:ascii="Arial" w:hAnsi="Arial" w:cs="Arial"/>
        </w:rPr>
        <w:t>while</w:t>
      </w:r>
      <w:proofErr w:type="gramEnd"/>
      <w:r w:rsidRPr="00F20078">
        <w:rPr>
          <w:rFonts w:ascii="Arial" w:hAnsi="Arial" w:cs="Arial"/>
        </w:rPr>
        <w:t xml:space="preserve"> True:</w:t>
      </w:r>
    </w:p>
    <w:p w14:paraId="41640985" w14:textId="77777777" w:rsidR="00DE3806" w:rsidRPr="00F20078" w:rsidRDefault="00DE3806" w:rsidP="00AD7B90">
      <w:pPr>
        <w:jc w:val="both"/>
        <w:rPr>
          <w:rFonts w:ascii="Arial" w:hAnsi="Arial" w:cs="Arial"/>
        </w:rPr>
      </w:pPr>
    </w:p>
    <w:p w14:paraId="35CE03F1" w14:textId="77777777" w:rsidR="00DE3806" w:rsidRPr="00F20078" w:rsidRDefault="00DE3806" w:rsidP="00AD7B90">
      <w:pPr>
        <w:jc w:val="both"/>
        <w:rPr>
          <w:rFonts w:ascii="Arial" w:hAnsi="Arial" w:cs="Arial"/>
        </w:rPr>
      </w:pPr>
      <w:r w:rsidRPr="00F20078">
        <w:rPr>
          <w:rFonts w:ascii="Arial" w:hAnsi="Arial" w:cs="Arial"/>
        </w:rPr>
        <w:t xml:space="preserve">    #make_</w:t>
      </w:r>
      <w:proofErr w:type="gramStart"/>
      <w:r w:rsidRPr="00F20078">
        <w:rPr>
          <w:rFonts w:ascii="Arial" w:hAnsi="Arial" w:cs="Arial"/>
        </w:rPr>
        <w:t>win1.resize(</w:t>
      </w:r>
      <w:proofErr w:type="gramEnd"/>
      <w:r w:rsidRPr="00F20078">
        <w:rPr>
          <w:rFonts w:ascii="Arial" w:hAnsi="Arial" w:cs="Arial"/>
        </w:rPr>
        <w:t>make_win2.sizeHint().width,</w:t>
      </w:r>
    </w:p>
    <w:p w14:paraId="3B79F91C" w14:textId="77777777" w:rsidR="00DE3806" w:rsidRPr="00F20078" w:rsidRDefault="00DE3806" w:rsidP="00AD7B90">
      <w:pPr>
        <w:jc w:val="both"/>
        <w:rPr>
          <w:rFonts w:ascii="Arial" w:hAnsi="Arial" w:cs="Arial"/>
        </w:rPr>
      </w:pPr>
      <w:r w:rsidRPr="00F20078">
        <w:rPr>
          <w:rFonts w:ascii="Arial" w:hAnsi="Arial" w:cs="Arial"/>
        </w:rPr>
        <w:t xml:space="preserve">    #make_</w:t>
      </w:r>
      <w:proofErr w:type="gramStart"/>
      <w:r w:rsidRPr="00F20078">
        <w:rPr>
          <w:rFonts w:ascii="Arial" w:hAnsi="Arial" w:cs="Arial"/>
        </w:rPr>
        <w:t>win1.size(</w:t>
      </w:r>
      <w:proofErr w:type="gramEnd"/>
      <w:r w:rsidRPr="00F20078">
        <w:rPr>
          <w:rFonts w:ascii="Arial" w:hAnsi="Arial" w:cs="Arial"/>
        </w:rPr>
        <w:t>).height() + content.sizeHint().height());</w:t>
      </w:r>
    </w:p>
    <w:p w14:paraId="515688BA"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self.move(</w:t>
      </w:r>
      <w:proofErr w:type="gramEnd"/>
      <w:r w:rsidRPr="00F20078">
        <w:rPr>
          <w:rFonts w:ascii="Arial" w:hAnsi="Arial" w:cs="Arial"/>
        </w:rPr>
        <w:t>QtGui.QApplication.desktop().screen().rect().center()- self.rect().center())</w:t>
      </w:r>
    </w:p>
    <w:p w14:paraId="7FC83470"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app</w:t>
      </w:r>
      <w:proofErr w:type="gramEnd"/>
      <w:r w:rsidRPr="00F20078">
        <w:rPr>
          <w:rFonts w:ascii="Arial" w:hAnsi="Arial" w:cs="Arial"/>
        </w:rPr>
        <w:t xml:space="preserve"> = tk.Tk()</w:t>
      </w:r>
    </w:p>
    <w:p w14:paraId="3E90A9F8"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labelUser</w:t>
      </w:r>
      <w:proofErr w:type="gramEnd"/>
      <w:r w:rsidRPr="00F20078">
        <w:rPr>
          <w:rFonts w:ascii="Arial" w:hAnsi="Arial" w:cs="Arial"/>
        </w:rPr>
        <w:t xml:space="preserve"> = tk.Label(app,</w:t>
      </w:r>
    </w:p>
    <w:p w14:paraId="4ED55D8B"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text</w:t>
      </w:r>
      <w:proofErr w:type="gramEnd"/>
      <w:r w:rsidRPr="00F20078">
        <w:rPr>
          <w:rFonts w:ascii="Arial" w:hAnsi="Arial" w:cs="Arial"/>
        </w:rPr>
        <w:t xml:space="preserve"> = "Usuário:")</w:t>
      </w:r>
    </w:p>
    <w:p w14:paraId="6A727E27"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labelUser.grid(</w:t>
      </w:r>
      <w:proofErr w:type="gramEnd"/>
      <w:r w:rsidRPr="00F20078">
        <w:rPr>
          <w:rFonts w:ascii="Arial" w:hAnsi="Arial" w:cs="Arial"/>
        </w:rPr>
        <w:t>column=0, row=0, ipadx=5, pady=5, sticky=tk.W+tk.N)</w:t>
      </w:r>
    </w:p>
    <w:p w14:paraId="455E8425" w14:textId="77777777" w:rsidR="00DE3806" w:rsidRPr="00F20078" w:rsidRDefault="00DE3806" w:rsidP="00AD7B90">
      <w:pPr>
        <w:jc w:val="both"/>
        <w:rPr>
          <w:rFonts w:ascii="Arial" w:hAnsi="Arial" w:cs="Arial"/>
        </w:rPr>
      </w:pPr>
      <w:r w:rsidRPr="00F20078">
        <w:rPr>
          <w:rFonts w:ascii="Arial" w:hAnsi="Arial" w:cs="Arial"/>
        </w:rPr>
        <w:lastRenderedPageBreak/>
        <w:t>#</w:t>
      </w:r>
    </w:p>
    <w:p w14:paraId="56006172"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labelPass</w:t>
      </w:r>
      <w:proofErr w:type="gramEnd"/>
      <w:r w:rsidRPr="00F20078">
        <w:rPr>
          <w:rFonts w:ascii="Arial" w:hAnsi="Arial" w:cs="Arial"/>
        </w:rPr>
        <w:t xml:space="preserve"> = tk.Label(app,</w:t>
      </w:r>
    </w:p>
    <w:p w14:paraId="67A742BB"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text</w:t>
      </w:r>
      <w:proofErr w:type="gramEnd"/>
      <w:r w:rsidRPr="00F20078">
        <w:rPr>
          <w:rFonts w:ascii="Arial" w:hAnsi="Arial" w:cs="Arial"/>
        </w:rPr>
        <w:t xml:space="preserve"> = "Senha:")</w:t>
      </w:r>
    </w:p>
    <w:p w14:paraId="16B7E47D"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labelPass.grid(</w:t>
      </w:r>
      <w:proofErr w:type="gramEnd"/>
      <w:r w:rsidRPr="00F20078">
        <w:rPr>
          <w:rFonts w:ascii="Arial" w:hAnsi="Arial" w:cs="Arial"/>
        </w:rPr>
        <w:t>column=0, row=1, ipadx=5, pady=5, sticky=tk.W+tk.S)</w:t>
      </w:r>
    </w:p>
    <w:p w14:paraId="27C5601C" w14:textId="77777777" w:rsidR="00DE3806" w:rsidRPr="00F20078" w:rsidRDefault="00DE3806" w:rsidP="00AD7B90">
      <w:pPr>
        <w:jc w:val="both"/>
        <w:rPr>
          <w:rFonts w:ascii="Arial" w:hAnsi="Arial" w:cs="Arial"/>
        </w:rPr>
      </w:pPr>
      <w:r w:rsidRPr="00F20078">
        <w:rPr>
          <w:rFonts w:ascii="Arial" w:hAnsi="Arial" w:cs="Arial"/>
        </w:rPr>
        <w:t>#</w:t>
      </w:r>
    </w:p>
    <w:p w14:paraId="5A04DDB3"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entryWidth</w:t>
      </w:r>
      <w:proofErr w:type="gramEnd"/>
      <w:r w:rsidRPr="00F20078">
        <w:rPr>
          <w:rFonts w:ascii="Arial" w:hAnsi="Arial" w:cs="Arial"/>
        </w:rPr>
        <w:t xml:space="preserve"> = tk.Entry(app, width=20)</w:t>
      </w:r>
    </w:p>
    <w:p w14:paraId="07B9F977"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entryHeight</w:t>
      </w:r>
      <w:proofErr w:type="gramEnd"/>
      <w:r w:rsidRPr="00F20078">
        <w:rPr>
          <w:rFonts w:ascii="Arial" w:hAnsi="Arial" w:cs="Arial"/>
        </w:rPr>
        <w:t xml:space="preserve"> = tk.Entry(app, width=20)</w:t>
      </w:r>
    </w:p>
    <w:p w14:paraId="04A4111E" w14:textId="77777777" w:rsidR="00DE3806" w:rsidRPr="00F20078" w:rsidRDefault="00DE3806" w:rsidP="00AD7B90">
      <w:pPr>
        <w:jc w:val="both"/>
        <w:rPr>
          <w:rFonts w:ascii="Arial" w:hAnsi="Arial" w:cs="Arial"/>
        </w:rPr>
      </w:pPr>
      <w:r w:rsidRPr="00F20078">
        <w:rPr>
          <w:rFonts w:ascii="Arial" w:hAnsi="Arial" w:cs="Arial"/>
        </w:rPr>
        <w:t>#</w:t>
      </w:r>
    </w:p>
    <w:p w14:paraId="253158EF"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entryUser.grid(</w:t>
      </w:r>
      <w:proofErr w:type="gramEnd"/>
      <w:r w:rsidRPr="00F20078">
        <w:rPr>
          <w:rFonts w:ascii="Arial" w:hAnsi="Arial" w:cs="Arial"/>
        </w:rPr>
        <w:t>column=1, row=0, padx=10, pady=5, sticky=tk.N)</w:t>
      </w:r>
    </w:p>
    <w:p w14:paraId="712D82AB"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entryPass.grid(</w:t>
      </w:r>
      <w:proofErr w:type="gramEnd"/>
      <w:r w:rsidRPr="00F20078">
        <w:rPr>
          <w:rFonts w:ascii="Arial" w:hAnsi="Arial" w:cs="Arial"/>
        </w:rPr>
        <w:t>column=1, row=1, padx=10, pady=5, sticky=tk.S)</w:t>
      </w:r>
    </w:p>
    <w:p w14:paraId="79FABCA6" w14:textId="77777777" w:rsidR="00DE3806" w:rsidRPr="00F20078" w:rsidRDefault="00DE3806" w:rsidP="00AD7B90">
      <w:pPr>
        <w:jc w:val="both"/>
        <w:rPr>
          <w:rFonts w:ascii="Arial" w:hAnsi="Arial" w:cs="Arial"/>
        </w:rPr>
      </w:pPr>
      <w:r w:rsidRPr="00F20078">
        <w:rPr>
          <w:rFonts w:ascii="Arial" w:hAnsi="Arial" w:cs="Arial"/>
        </w:rPr>
        <w:t>#</w:t>
      </w:r>
    </w:p>
    <w:p w14:paraId="2324271D"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resultButton</w:t>
      </w:r>
      <w:proofErr w:type="gramEnd"/>
      <w:r w:rsidRPr="00F20078">
        <w:rPr>
          <w:rFonts w:ascii="Arial" w:hAnsi="Arial" w:cs="Arial"/>
        </w:rPr>
        <w:t xml:space="preserve"> = tk.Button(app, text = 'Entrar')</w:t>
      </w:r>
    </w:p>
    <w:p w14:paraId="3CFD5249"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resultButton.grid(</w:t>
      </w:r>
      <w:proofErr w:type="gramEnd"/>
      <w:r w:rsidRPr="00F20078">
        <w:rPr>
          <w:rFonts w:ascii="Arial" w:hAnsi="Arial" w:cs="Arial"/>
        </w:rPr>
        <w:t>column=0, row=2, pady=10, sticky=tk.W)</w:t>
      </w:r>
    </w:p>
    <w:p w14:paraId="5D4A90B0" w14:textId="77777777" w:rsidR="00DE3806" w:rsidRPr="00F20078" w:rsidRDefault="00DE3806" w:rsidP="00AD7B90">
      <w:pPr>
        <w:jc w:val="both"/>
        <w:rPr>
          <w:rFonts w:ascii="Arial" w:hAnsi="Arial" w:cs="Arial"/>
        </w:rPr>
      </w:pPr>
      <w:r w:rsidRPr="00F20078">
        <w:rPr>
          <w:rFonts w:ascii="Arial" w:hAnsi="Arial" w:cs="Arial"/>
        </w:rPr>
        <w:t>#</w:t>
      </w:r>
    </w:p>
    <w:p w14:paraId="109D856F"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app.bind(</w:t>
      </w:r>
      <w:proofErr w:type="gramEnd"/>
      <w:r w:rsidRPr="00F20078">
        <w:rPr>
          <w:rFonts w:ascii="Arial" w:hAnsi="Arial" w:cs="Arial"/>
        </w:rPr>
        <w:t>'&lt;Return&gt;', callback)</w:t>
      </w:r>
    </w:p>
    <w:p w14:paraId="0614B078" w14:textId="77777777" w:rsidR="00DE3806" w:rsidRPr="00F20078" w:rsidRDefault="00DE3806" w:rsidP="00AD7B90">
      <w:pPr>
        <w:jc w:val="both"/>
        <w:rPr>
          <w:rFonts w:ascii="Arial" w:hAnsi="Arial" w:cs="Arial"/>
        </w:rPr>
      </w:pPr>
    </w:p>
    <w:p w14:paraId="62C2A776"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w:t>
      </w:r>
      <w:proofErr w:type="gramEnd"/>
      <w:r w:rsidRPr="00F20078">
        <w:rPr>
          <w:rFonts w:ascii="Arial" w:hAnsi="Arial" w:cs="Arial"/>
        </w:rPr>
        <w:t>, event, values = sg.read_all_windows()</w:t>
      </w:r>
    </w:p>
    <w:p w14:paraId="609F38BA"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if</w:t>
      </w:r>
      <w:proofErr w:type="gramEnd"/>
      <w:r w:rsidRPr="00F20078">
        <w:rPr>
          <w:rFonts w:ascii="Arial" w:hAnsi="Arial" w:cs="Arial"/>
        </w:rPr>
        <w:t xml:space="preserve"> event == sg.WIN_CLOSED:</w:t>
      </w:r>
    </w:p>
    <w:p w14:paraId="57500FC3"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break</w:t>
      </w:r>
      <w:proofErr w:type="gramEnd"/>
    </w:p>
    <w:p w14:paraId="35797DAA"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elif</w:t>
      </w:r>
      <w:proofErr w:type="gramEnd"/>
      <w:r w:rsidRPr="00F20078">
        <w:rPr>
          <w:rFonts w:ascii="Arial" w:hAnsi="Arial" w:cs="Arial"/>
        </w:rPr>
        <w:t xml:space="preserve"> event == '-ENTRAR-' and not window2:</w:t>
      </w:r>
    </w:p>
    <w:p w14:paraId="10D6A3B9"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if</w:t>
      </w:r>
      <w:proofErr w:type="gramEnd"/>
      <w:r w:rsidRPr="00F20078">
        <w:rPr>
          <w:rFonts w:ascii="Arial" w:hAnsi="Arial" w:cs="Arial"/>
        </w:rPr>
        <w:t xml:space="preserve"> values['-USER-'] == 'breno' and  values['-PASSWORD-'] == 'admin':</w:t>
      </w:r>
    </w:p>
    <w:p w14:paraId="1553B631" w14:textId="77777777" w:rsidR="00DE3806" w:rsidRPr="00F20078" w:rsidRDefault="00DE3806" w:rsidP="00AD7B90">
      <w:pPr>
        <w:jc w:val="both"/>
        <w:rPr>
          <w:rFonts w:ascii="Arial" w:hAnsi="Arial" w:cs="Arial"/>
        </w:rPr>
      </w:pPr>
      <w:r w:rsidRPr="00F20078">
        <w:rPr>
          <w:rFonts w:ascii="Arial" w:hAnsi="Arial" w:cs="Arial"/>
        </w:rPr>
        <w:t xml:space="preserve">            window1 = make_</w:t>
      </w:r>
      <w:proofErr w:type="gramStart"/>
      <w:r w:rsidRPr="00F20078">
        <w:rPr>
          <w:rFonts w:ascii="Arial" w:hAnsi="Arial" w:cs="Arial"/>
        </w:rPr>
        <w:t>win1()</w:t>
      </w:r>
      <w:proofErr w:type="gramEnd"/>
    </w:p>
    <w:p w14:paraId="4781424D"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window3.close()</w:t>
      </w:r>
      <w:proofErr w:type="gramEnd"/>
    </w:p>
    <w:p w14:paraId="44D96F45"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else</w:t>
      </w:r>
      <w:proofErr w:type="gramEnd"/>
      <w:r w:rsidRPr="00F20078">
        <w:rPr>
          <w:rFonts w:ascii="Arial" w:hAnsi="Arial" w:cs="Arial"/>
        </w:rPr>
        <w:t>:</w:t>
      </w:r>
    </w:p>
    <w:p w14:paraId="648E8819"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w:t>
      </w:r>
      <w:proofErr w:type="gramEnd"/>
      <w:r w:rsidRPr="00F20078">
        <w:rPr>
          <w:rFonts w:ascii="Arial" w:hAnsi="Arial" w:cs="Arial"/>
        </w:rPr>
        <w:t>'-USER-'].update( '' )</w:t>
      </w:r>
    </w:p>
    <w:p w14:paraId="4B0825B6"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w:t>
      </w:r>
      <w:proofErr w:type="gramEnd"/>
      <w:r w:rsidRPr="00F20078">
        <w:rPr>
          <w:rFonts w:ascii="Arial" w:hAnsi="Arial" w:cs="Arial"/>
        </w:rPr>
        <w:t>'-PASSWORD-'].update( '' )</w:t>
      </w:r>
    </w:p>
    <w:p w14:paraId="129B8FE9" w14:textId="77777777" w:rsidR="00DE3806" w:rsidRPr="00F20078" w:rsidRDefault="00DE3806" w:rsidP="00AD7B90">
      <w:pPr>
        <w:jc w:val="both"/>
        <w:rPr>
          <w:rFonts w:ascii="Arial" w:hAnsi="Arial" w:cs="Arial"/>
          <w:lang w:val="pt-BR"/>
        </w:rPr>
      </w:pPr>
      <w:r w:rsidRPr="00F20078">
        <w:rPr>
          <w:rFonts w:ascii="Arial" w:hAnsi="Arial" w:cs="Arial"/>
        </w:rPr>
        <w:t xml:space="preserve">            </w:t>
      </w:r>
      <w:proofErr w:type="gramStart"/>
      <w:r w:rsidRPr="00F20078">
        <w:rPr>
          <w:rFonts w:ascii="Arial" w:hAnsi="Arial" w:cs="Arial"/>
          <w:lang w:val="pt-BR"/>
        </w:rPr>
        <w:t>sg.</w:t>
      </w:r>
      <w:proofErr w:type="gramEnd"/>
      <w:r w:rsidRPr="00F20078">
        <w:rPr>
          <w:rFonts w:ascii="Arial" w:hAnsi="Arial" w:cs="Arial"/>
          <w:lang w:val="pt-BR"/>
        </w:rPr>
        <w:t>popup('Usuário ou senha incorretos', location=(560, 300)) #, size=(400,400)</w:t>
      </w:r>
    </w:p>
    <w:p w14:paraId="74EC9A7C" w14:textId="77777777" w:rsidR="00DE3806" w:rsidRPr="00F20078" w:rsidRDefault="00DE3806" w:rsidP="00AD7B90">
      <w:pPr>
        <w:jc w:val="both"/>
        <w:rPr>
          <w:rFonts w:ascii="Arial" w:hAnsi="Arial" w:cs="Arial"/>
        </w:rPr>
      </w:pPr>
      <w:r w:rsidRPr="00F20078">
        <w:rPr>
          <w:rFonts w:ascii="Arial" w:hAnsi="Arial" w:cs="Arial"/>
          <w:lang w:val="pt-BR"/>
        </w:rPr>
        <w:t xml:space="preserve">            </w:t>
      </w:r>
      <w:r w:rsidRPr="00F20078">
        <w:rPr>
          <w:rFonts w:ascii="Arial" w:hAnsi="Arial" w:cs="Arial"/>
        </w:rPr>
        <w:t>#</w:t>
      </w:r>
      <w:proofErr w:type="gramStart"/>
      <w:r w:rsidRPr="00F20078">
        <w:rPr>
          <w:rFonts w:ascii="Arial" w:hAnsi="Arial" w:cs="Arial"/>
        </w:rPr>
        <w:t>sg.popup.geometry(</w:t>
      </w:r>
      <w:proofErr w:type="gramEnd"/>
      <w:r w:rsidRPr="00F20078">
        <w:rPr>
          <w:rFonts w:ascii="Arial" w:hAnsi="Arial" w:cs="Arial"/>
        </w:rPr>
        <w:t xml:space="preserve"> "300x50" )</w:t>
      </w:r>
    </w:p>
    <w:p w14:paraId="33EF73C5"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elif</w:t>
      </w:r>
      <w:proofErr w:type="gramEnd"/>
      <w:r w:rsidRPr="00F20078">
        <w:rPr>
          <w:rFonts w:ascii="Arial" w:hAnsi="Arial" w:cs="Arial"/>
        </w:rPr>
        <w:t xml:space="preserve"> event == '-GERENCIAMENTO-':</w:t>
      </w:r>
    </w:p>
    <w:p w14:paraId="043915A0" w14:textId="77777777" w:rsidR="00DE3806" w:rsidRPr="00F20078" w:rsidRDefault="00DE3806" w:rsidP="00AD7B90">
      <w:pPr>
        <w:jc w:val="both"/>
        <w:rPr>
          <w:rFonts w:ascii="Arial" w:hAnsi="Arial" w:cs="Arial"/>
        </w:rPr>
      </w:pPr>
      <w:r w:rsidRPr="00F20078">
        <w:rPr>
          <w:rFonts w:ascii="Arial" w:hAnsi="Arial" w:cs="Arial"/>
        </w:rPr>
        <w:t xml:space="preserve">        window2 = make_</w:t>
      </w:r>
      <w:proofErr w:type="gramStart"/>
      <w:r w:rsidRPr="00F20078">
        <w:rPr>
          <w:rFonts w:ascii="Arial" w:hAnsi="Arial" w:cs="Arial"/>
        </w:rPr>
        <w:t>win2()</w:t>
      </w:r>
      <w:proofErr w:type="gramEnd"/>
    </w:p>
    <w:p w14:paraId="1CFF526D"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window1.close()</w:t>
      </w:r>
      <w:proofErr w:type="gramEnd"/>
    </w:p>
    <w:p w14:paraId="0A09D506"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elif</w:t>
      </w:r>
      <w:proofErr w:type="gramEnd"/>
      <w:r w:rsidRPr="00F20078">
        <w:rPr>
          <w:rFonts w:ascii="Arial" w:hAnsi="Arial" w:cs="Arial"/>
        </w:rPr>
        <w:t xml:space="preserve"> event == '-HOME-':</w:t>
      </w:r>
    </w:p>
    <w:p w14:paraId="363E0E36" w14:textId="77777777" w:rsidR="00DE3806" w:rsidRPr="00F20078" w:rsidRDefault="00DE3806" w:rsidP="00AD7B90">
      <w:pPr>
        <w:jc w:val="both"/>
        <w:rPr>
          <w:rFonts w:ascii="Arial" w:hAnsi="Arial" w:cs="Arial"/>
        </w:rPr>
      </w:pPr>
      <w:r w:rsidRPr="00F20078">
        <w:rPr>
          <w:rFonts w:ascii="Arial" w:hAnsi="Arial" w:cs="Arial"/>
        </w:rPr>
        <w:t xml:space="preserve">        window1 = make_</w:t>
      </w:r>
      <w:proofErr w:type="gramStart"/>
      <w:r w:rsidRPr="00F20078">
        <w:rPr>
          <w:rFonts w:ascii="Arial" w:hAnsi="Arial" w:cs="Arial"/>
        </w:rPr>
        <w:t>win1()</w:t>
      </w:r>
      <w:proofErr w:type="gramEnd"/>
    </w:p>
    <w:p w14:paraId="05B40EF4"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window2.close()</w:t>
      </w:r>
      <w:proofErr w:type="gramEnd"/>
      <w:r w:rsidRPr="00F20078">
        <w:rPr>
          <w:rFonts w:ascii="Arial" w:hAnsi="Arial" w:cs="Arial"/>
        </w:rPr>
        <w:t xml:space="preserve">    </w:t>
      </w:r>
    </w:p>
    <w:p w14:paraId="67AE583E"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elif</w:t>
      </w:r>
      <w:proofErr w:type="gramEnd"/>
      <w:r w:rsidRPr="00F20078">
        <w:rPr>
          <w:rFonts w:ascii="Arial" w:hAnsi="Arial" w:cs="Arial"/>
        </w:rPr>
        <w:t xml:space="preserve"> event == "-LIMPAR1-":</w:t>
      </w:r>
    </w:p>
    <w:p w14:paraId="267C25CE"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limpar1()</w:t>
      </w:r>
      <w:proofErr w:type="gramEnd"/>
    </w:p>
    <w:p w14:paraId="03C31D2A"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elif</w:t>
      </w:r>
      <w:proofErr w:type="gramEnd"/>
      <w:r w:rsidRPr="00F20078">
        <w:rPr>
          <w:rFonts w:ascii="Arial" w:hAnsi="Arial" w:cs="Arial"/>
        </w:rPr>
        <w:t xml:space="preserve"> event == "-LIMPAR2-":</w:t>
      </w:r>
    </w:p>
    <w:p w14:paraId="6F42991D"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limpar2()</w:t>
      </w:r>
      <w:proofErr w:type="gramEnd"/>
    </w:p>
    <w:p w14:paraId="68F8EAF7"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elif</w:t>
      </w:r>
      <w:proofErr w:type="gramEnd"/>
      <w:r w:rsidRPr="00F20078">
        <w:rPr>
          <w:rFonts w:ascii="Arial" w:hAnsi="Arial" w:cs="Arial"/>
        </w:rPr>
        <w:t xml:space="preserve"> event == "-INSERIR-":</w:t>
      </w:r>
    </w:p>
    <w:p w14:paraId="305AE245"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with</w:t>
      </w:r>
      <w:proofErr w:type="gramEnd"/>
      <w:r w:rsidRPr="00F20078">
        <w:rPr>
          <w:rFonts w:ascii="Arial" w:hAnsi="Arial" w:cs="Arial"/>
        </w:rPr>
        <w:t xml:space="preserve"> con:</w:t>
      </w:r>
    </w:p>
    <w:p w14:paraId="29A7310F"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with</w:t>
      </w:r>
      <w:proofErr w:type="gramEnd"/>
      <w:r w:rsidRPr="00F20078">
        <w:rPr>
          <w:rFonts w:ascii="Arial" w:hAnsi="Arial" w:cs="Arial"/>
        </w:rPr>
        <w:t xml:space="preserve"> con.cursor() as cursor:</w:t>
      </w:r>
    </w:p>
    <w:p w14:paraId="0E11C493"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cursor.execute(</w:t>
      </w:r>
      <w:proofErr w:type="gramEnd"/>
    </w:p>
    <w:p w14:paraId="5AAEF0C0" w14:textId="77777777" w:rsidR="00DE3806" w:rsidRPr="00F20078" w:rsidRDefault="00DE3806" w:rsidP="00AD7B90">
      <w:pPr>
        <w:jc w:val="both"/>
        <w:rPr>
          <w:rFonts w:ascii="Arial" w:hAnsi="Arial" w:cs="Arial"/>
        </w:rPr>
      </w:pPr>
      <w:r w:rsidRPr="00F20078">
        <w:rPr>
          <w:rFonts w:ascii="Arial" w:hAnsi="Arial" w:cs="Arial"/>
        </w:rPr>
        <w:t xml:space="preserve">                    "INSERT INTO produto (cod_prod, prod_nome, prod_descr, cod_catg, qtd_medida, prod_medida, prod_marca) VALUES (%s, %s, %s, %s, %s, %s, %s);</w:t>
      </w:r>
      <w:proofErr w:type="gramStart"/>
      <w:r w:rsidRPr="00F20078">
        <w:rPr>
          <w:rFonts w:ascii="Arial" w:hAnsi="Arial" w:cs="Arial"/>
        </w:rPr>
        <w:t>",</w:t>
      </w:r>
      <w:proofErr w:type="gramEnd"/>
    </w:p>
    <w:p w14:paraId="0456DC2E"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values[</w:t>
      </w:r>
      <w:proofErr w:type="gramEnd"/>
      <w:r w:rsidRPr="00F20078">
        <w:rPr>
          <w:rFonts w:ascii="Arial" w:hAnsi="Arial" w:cs="Arial"/>
        </w:rPr>
        <w:t>'-COD1-'], values['-NOME1-'], values['-DESC-'], values['-CDC-'], values['-QDM-'],</w:t>
      </w:r>
    </w:p>
    <w:p w14:paraId="13498FCE"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values[</w:t>
      </w:r>
      <w:proofErr w:type="gramEnd"/>
      <w:r w:rsidRPr="00F20078">
        <w:rPr>
          <w:rFonts w:ascii="Arial" w:hAnsi="Arial" w:cs="Arial"/>
        </w:rPr>
        <w:t>'-MEP-'], values['-MAP-'])</w:t>
      </w:r>
    </w:p>
    <w:p w14:paraId="081E8311" w14:textId="77777777" w:rsidR="00DE3806" w:rsidRPr="00F20078" w:rsidRDefault="00DE3806" w:rsidP="00AD7B90">
      <w:pPr>
        <w:jc w:val="both"/>
        <w:rPr>
          <w:rFonts w:ascii="Arial" w:hAnsi="Arial" w:cs="Arial"/>
        </w:rPr>
      </w:pPr>
      <w:r w:rsidRPr="00F20078">
        <w:rPr>
          <w:rFonts w:ascii="Arial" w:hAnsi="Arial" w:cs="Arial"/>
        </w:rPr>
        <w:t xml:space="preserve">                    #INSERT INTO produto (cod_prod, prod_nome,) VALUES (%s, %s);</w:t>
      </w:r>
      <w:proofErr w:type="gramStart"/>
      <w:r w:rsidRPr="00F20078">
        <w:rPr>
          <w:rFonts w:ascii="Arial" w:hAnsi="Arial" w:cs="Arial"/>
        </w:rPr>
        <w:t>",</w:t>
      </w:r>
      <w:proofErr w:type="gramEnd"/>
    </w:p>
    <w:p w14:paraId="1596E39E"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t>
      </w:r>
      <w:proofErr w:type="gramEnd"/>
      <w:r w:rsidRPr="00F20078">
        <w:rPr>
          <w:rFonts w:ascii="Arial" w:hAnsi="Arial" w:cs="Arial"/>
        </w:rPr>
        <w:t>values['-VDVI-'], values['-QTD-'], values['-DDV-'])</w:t>
      </w:r>
    </w:p>
    <w:p w14:paraId="58A6DFF7" w14:textId="77777777" w:rsidR="00DE3806" w:rsidRPr="00F20078" w:rsidRDefault="00DE3806" w:rsidP="00AD7B90">
      <w:pPr>
        <w:jc w:val="both"/>
        <w:rPr>
          <w:rFonts w:ascii="Arial" w:hAnsi="Arial" w:cs="Arial"/>
        </w:rPr>
      </w:pPr>
      <w:r w:rsidRPr="00F20078">
        <w:rPr>
          <w:rFonts w:ascii="Arial" w:hAnsi="Arial" w:cs="Arial"/>
        </w:rPr>
        <w:t xml:space="preserve">                    # INSERT INTO produto (cod_prod, prod_nome,) VALUES (%s, %s);</w:t>
      </w:r>
      <w:proofErr w:type="gramStart"/>
      <w:r w:rsidRPr="00F20078">
        <w:rPr>
          <w:rFonts w:ascii="Arial" w:hAnsi="Arial" w:cs="Arial"/>
        </w:rPr>
        <w:t>",</w:t>
      </w:r>
      <w:proofErr w:type="gramEnd"/>
    </w:p>
    <w:p w14:paraId="14EAF015" w14:textId="77777777" w:rsidR="00DE3806" w:rsidRPr="00F20078" w:rsidRDefault="00DE3806" w:rsidP="00AD7B90">
      <w:pPr>
        <w:jc w:val="both"/>
        <w:rPr>
          <w:rFonts w:ascii="Arial" w:hAnsi="Arial" w:cs="Arial"/>
        </w:rPr>
      </w:pPr>
      <w:r w:rsidRPr="00F20078">
        <w:rPr>
          <w:rFonts w:ascii="Arial" w:hAnsi="Arial" w:cs="Arial"/>
        </w:rPr>
        <w:t xml:space="preserve">                    # (</w:t>
      </w:r>
      <w:proofErr w:type="gramStart"/>
      <w:r w:rsidRPr="00F20078">
        <w:rPr>
          <w:rFonts w:ascii="Arial" w:hAnsi="Arial" w:cs="Arial"/>
        </w:rPr>
        <w:t>values[</w:t>
      </w:r>
      <w:proofErr w:type="gramEnd"/>
      <w:r w:rsidRPr="00F20078">
        <w:rPr>
          <w:rFonts w:ascii="Arial" w:hAnsi="Arial" w:cs="Arial"/>
        </w:rPr>
        <w:t>'-VDVI-'], values['-QTD-'], values['-DDV-'])</w:t>
      </w:r>
    </w:p>
    <w:p w14:paraId="140917F2" w14:textId="77777777" w:rsidR="00DE3806" w:rsidRPr="00F20078" w:rsidRDefault="00DE3806" w:rsidP="00AD7B90">
      <w:pPr>
        <w:jc w:val="both"/>
        <w:rPr>
          <w:rFonts w:ascii="Arial" w:hAnsi="Arial" w:cs="Arial"/>
        </w:rPr>
      </w:pPr>
      <w:r w:rsidRPr="00F20078">
        <w:rPr>
          <w:rFonts w:ascii="Arial" w:hAnsi="Arial" w:cs="Arial"/>
        </w:rPr>
        <w:t xml:space="preserve">                    # INSERT INTO produto (cod_prod, prod_nome,) VALUES (%s, %s);</w:t>
      </w:r>
      <w:proofErr w:type="gramStart"/>
      <w:r w:rsidRPr="00F20078">
        <w:rPr>
          <w:rFonts w:ascii="Arial" w:hAnsi="Arial" w:cs="Arial"/>
        </w:rPr>
        <w:t>",</w:t>
      </w:r>
      <w:proofErr w:type="gramEnd"/>
    </w:p>
    <w:p w14:paraId="3BE848E0" w14:textId="77777777" w:rsidR="00DE3806" w:rsidRPr="00F20078" w:rsidRDefault="00DE3806" w:rsidP="00AD7B90">
      <w:pPr>
        <w:jc w:val="both"/>
        <w:rPr>
          <w:rFonts w:ascii="Arial" w:hAnsi="Arial" w:cs="Arial"/>
        </w:rPr>
      </w:pPr>
      <w:r w:rsidRPr="00F20078">
        <w:rPr>
          <w:rFonts w:ascii="Arial" w:hAnsi="Arial" w:cs="Arial"/>
        </w:rPr>
        <w:t xml:space="preserve">                    # (</w:t>
      </w:r>
      <w:proofErr w:type="gramStart"/>
      <w:r w:rsidRPr="00F20078">
        <w:rPr>
          <w:rFonts w:ascii="Arial" w:hAnsi="Arial" w:cs="Arial"/>
        </w:rPr>
        <w:t>values[</w:t>
      </w:r>
      <w:proofErr w:type="gramEnd"/>
      <w:r w:rsidRPr="00F20078">
        <w:rPr>
          <w:rFonts w:ascii="Arial" w:hAnsi="Arial" w:cs="Arial"/>
        </w:rPr>
        <w:t>'-VDVI-'], values['-QTD-'], values['-DDV-'])</w:t>
      </w:r>
    </w:p>
    <w:p w14:paraId="5940886C" w14:textId="77777777" w:rsidR="00DE3806" w:rsidRPr="00F20078" w:rsidRDefault="00DE3806" w:rsidP="00AD7B90">
      <w:pPr>
        <w:jc w:val="both"/>
        <w:rPr>
          <w:rFonts w:ascii="Arial" w:hAnsi="Arial" w:cs="Arial"/>
        </w:rPr>
      </w:pPr>
      <w:r w:rsidRPr="00F20078">
        <w:rPr>
          <w:rFonts w:ascii="Arial" w:hAnsi="Arial" w:cs="Arial"/>
        </w:rPr>
        <w:t xml:space="preserve">                )</w:t>
      </w:r>
    </w:p>
    <w:p w14:paraId="1BBE8947" w14:textId="77777777" w:rsidR="00DE3806" w:rsidRPr="00F20078" w:rsidRDefault="00DE3806" w:rsidP="00AD7B90">
      <w:pPr>
        <w:jc w:val="both"/>
        <w:rPr>
          <w:rFonts w:ascii="Arial" w:hAnsi="Arial" w:cs="Arial"/>
        </w:rPr>
      </w:pPr>
      <w:r w:rsidRPr="00F20078">
        <w:rPr>
          <w:rFonts w:ascii="Arial" w:hAnsi="Arial" w:cs="Arial"/>
        </w:rPr>
        <w:lastRenderedPageBreak/>
        <w:t xml:space="preserve">        </w:t>
      </w:r>
      <w:proofErr w:type="gramStart"/>
      <w:r w:rsidRPr="00F20078">
        <w:rPr>
          <w:rFonts w:ascii="Arial" w:hAnsi="Arial" w:cs="Arial"/>
        </w:rPr>
        <w:t>limpar1()</w:t>
      </w:r>
      <w:proofErr w:type="gramEnd"/>
    </w:p>
    <w:p w14:paraId="77A52DCD"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elif</w:t>
      </w:r>
      <w:proofErr w:type="gramEnd"/>
      <w:r w:rsidRPr="00F20078">
        <w:rPr>
          <w:rFonts w:ascii="Arial" w:hAnsi="Arial" w:cs="Arial"/>
        </w:rPr>
        <w:t xml:space="preserve"> event == "-ATUALIZAR-":</w:t>
      </w:r>
    </w:p>
    <w:p w14:paraId="16DAF67B"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with</w:t>
      </w:r>
      <w:proofErr w:type="gramEnd"/>
      <w:r w:rsidRPr="00F20078">
        <w:rPr>
          <w:rFonts w:ascii="Arial" w:hAnsi="Arial" w:cs="Arial"/>
        </w:rPr>
        <w:t xml:space="preserve"> con:</w:t>
      </w:r>
    </w:p>
    <w:p w14:paraId="692E7A76"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with</w:t>
      </w:r>
      <w:proofErr w:type="gramEnd"/>
      <w:r w:rsidRPr="00F20078">
        <w:rPr>
          <w:rFonts w:ascii="Arial" w:hAnsi="Arial" w:cs="Arial"/>
        </w:rPr>
        <w:t xml:space="preserve"> con.cursor() as cursor:</w:t>
      </w:r>
    </w:p>
    <w:p w14:paraId="371D0065"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cursor.execute(</w:t>
      </w:r>
      <w:proofErr w:type="gramEnd"/>
      <w:r w:rsidRPr="00F20078">
        <w:rPr>
          <w:rFonts w:ascii="Arial" w:hAnsi="Arial" w:cs="Arial"/>
        </w:rPr>
        <w:t>"UPDATE produto SET prod_nome = %s, prod_descr = %s, cod_catg = %s, qtd_medida = %s, prod_medida = %s, prod_marca = %s WHERE cod_prod = %s",</w:t>
      </w:r>
    </w:p>
    <w:p w14:paraId="6EA5025F"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t>
      </w:r>
      <w:proofErr w:type="gramEnd"/>
      <w:r w:rsidRPr="00F20078">
        <w:rPr>
          <w:rFonts w:ascii="Arial" w:hAnsi="Arial" w:cs="Arial"/>
        </w:rPr>
        <w:t>values['-NOME1-'], values['-DESC-'], values['-CDC-'], values['-QDM-'], values['-MEP-'], values['-MAP-']), values['-COD1-'])</w:t>
      </w:r>
    </w:p>
    <w:p w14:paraId="4B58F4FE"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lista1[</w:t>
      </w:r>
      <w:proofErr w:type="gramEnd"/>
      <w:r w:rsidRPr="00F20078">
        <w:rPr>
          <w:rFonts w:ascii="Arial" w:hAnsi="Arial" w:cs="Arial"/>
        </w:rPr>
        <w:t>indice1] = [values['-COD1-'], values['-NOME1-'], values['-DESC-'], values['-CDC-'], values['-QDM-'], values['-MEP-'], values['-MAP-']]</w:t>
      </w:r>
    </w:p>
    <w:p w14:paraId="2EBB7F21"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cursor.execute(</w:t>
      </w:r>
      <w:proofErr w:type="gramEnd"/>
      <w:r w:rsidRPr="00F20078">
        <w:rPr>
          <w:rFonts w:ascii="Arial" w:hAnsi="Arial" w:cs="Arial"/>
        </w:rPr>
        <w:t xml:space="preserve">"UPDATE produto SET prod_nome = %s, prod_descr = %s, cod_catg = %s, qtd_medida = %s, prod_medida = %s, prod_marca = %s WHERE cod_prod = %s", </w:t>
      </w:r>
    </w:p>
    <w:p w14:paraId="6A08DA12"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values[</w:t>
      </w:r>
      <w:proofErr w:type="gramEnd"/>
      <w:r w:rsidRPr="00F20078">
        <w:rPr>
          <w:rFonts w:ascii="Arial" w:hAnsi="Arial" w:cs="Arial"/>
        </w:rPr>
        <w:t>'-NOME1-'], values['-DESC-'], values['-CDC-'], values['-QDM-'], values['-MEP-'], values['-MAP-'], values['-COD1-']))</w:t>
      </w:r>
    </w:p>
    <w:p w14:paraId="70A2D082"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elif</w:t>
      </w:r>
      <w:proofErr w:type="gramEnd"/>
      <w:r w:rsidRPr="00F20078">
        <w:rPr>
          <w:rFonts w:ascii="Arial" w:hAnsi="Arial" w:cs="Arial"/>
        </w:rPr>
        <w:t xml:space="preserve"> event == "-REMOVER-":</w:t>
      </w:r>
    </w:p>
    <w:p w14:paraId="3126019D"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with</w:t>
      </w:r>
      <w:proofErr w:type="gramEnd"/>
      <w:r w:rsidRPr="00F20078">
        <w:rPr>
          <w:rFonts w:ascii="Arial" w:hAnsi="Arial" w:cs="Arial"/>
        </w:rPr>
        <w:t xml:space="preserve"> con:</w:t>
      </w:r>
    </w:p>
    <w:p w14:paraId="1A18BD94"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with</w:t>
      </w:r>
      <w:proofErr w:type="gramEnd"/>
      <w:r w:rsidRPr="00F20078">
        <w:rPr>
          <w:rFonts w:ascii="Arial" w:hAnsi="Arial" w:cs="Arial"/>
        </w:rPr>
        <w:t xml:space="preserve"> con.cursor() as cursor:</w:t>
      </w:r>
    </w:p>
    <w:p w14:paraId="422D8C90"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cursor.execute(</w:t>
      </w:r>
      <w:proofErr w:type="gramEnd"/>
      <w:r w:rsidRPr="00F20078">
        <w:rPr>
          <w:rFonts w:ascii="Arial" w:hAnsi="Arial" w:cs="Arial"/>
        </w:rPr>
        <w:t>"DELETE FROM produto WHERE cod_prod = %s", (values['-COD1-'],))</w:t>
      </w:r>
    </w:p>
    <w:p w14:paraId="68765A2F" w14:textId="77777777" w:rsidR="00DE3806" w:rsidRPr="00F20078" w:rsidRDefault="00DE3806" w:rsidP="00AD7B90">
      <w:pPr>
        <w:jc w:val="both"/>
        <w:rPr>
          <w:rFonts w:ascii="Arial" w:hAnsi="Arial" w:cs="Arial"/>
          <w:lang w:val="pt-BR"/>
        </w:rPr>
      </w:pPr>
      <w:r w:rsidRPr="00F20078">
        <w:rPr>
          <w:rFonts w:ascii="Arial" w:hAnsi="Arial" w:cs="Arial"/>
        </w:rPr>
        <w:t xml:space="preserve">        </w:t>
      </w:r>
      <w:proofErr w:type="gramStart"/>
      <w:r w:rsidRPr="00F20078">
        <w:rPr>
          <w:rFonts w:ascii="Arial" w:hAnsi="Arial" w:cs="Arial"/>
          <w:lang w:val="pt-BR"/>
        </w:rPr>
        <w:t>lista1</w:t>
      </w:r>
      <w:proofErr w:type="gramEnd"/>
      <w:r w:rsidRPr="00F20078">
        <w:rPr>
          <w:rFonts w:ascii="Arial" w:hAnsi="Arial" w:cs="Arial"/>
          <w:lang w:val="pt-BR"/>
        </w:rPr>
        <w:t>.pop(indice1)</w:t>
      </w:r>
    </w:p>
    <w:p w14:paraId="1F6EB02B"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indice1</w:t>
      </w:r>
      <w:proofErr w:type="gramEnd"/>
      <w:r w:rsidRPr="00F20078">
        <w:rPr>
          <w:rFonts w:ascii="Arial" w:hAnsi="Arial" w:cs="Arial"/>
          <w:lang w:val="pt-BR"/>
        </w:rPr>
        <w:t xml:space="preserve"> -= 1</w:t>
      </w:r>
    </w:p>
    <w:p w14:paraId="74691518"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atualiza1</w:t>
      </w:r>
      <w:proofErr w:type="gramEnd"/>
      <w:r w:rsidRPr="00F20078">
        <w:rPr>
          <w:rFonts w:ascii="Arial" w:hAnsi="Arial" w:cs="Arial"/>
          <w:lang w:val="pt-BR"/>
        </w:rPr>
        <w:t>()</w:t>
      </w:r>
    </w:p>
    <w:p w14:paraId="7E5B31C0" w14:textId="77777777" w:rsidR="00DE3806" w:rsidRPr="00F20078" w:rsidRDefault="00DE3806" w:rsidP="00AD7B90">
      <w:pPr>
        <w:jc w:val="both"/>
        <w:rPr>
          <w:rFonts w:ascii="Arial" w:hAnsi="Arial" w:cs="Arial"/>
        </w:rPr>
      </w:pPr>
      <w:r w:rsidRPr="00F20078">
        <w:rPr>
          <w:rFonts w:ascii="Arial" w:hAnsi="Arial" w:cs="Arial"/>
          <w:lang w:val="pt-BR"/>
        </w:rPr>
        <w:t xml:space="preserve">    </w:t>
      </w:r>
      <w:proofErr w:type="gramStart"/>
      <w:r w:rsidRPr="00F20078">
        <w:rPr>
          <w:rFonts w:ascii="Arial" w:hAnsi="Arial" w:cs="Arial"/>
        </w:rPr>
        <w:t>elif</w:t>
      </w:r>
      <w:proofErr w:type="gramEnd"/>
      <w:r w:rsidRPr="00F20078">
        <w:rPr>
          <w:rFonts w:ascii="Arial" w:hAnsi="Arial" w:cs="Arial"/>
        </w:rPr>
        <w:t xml:space="preserve"> event == "-PROCURAR-":</w:t>
      </w:r>
    </w:p>
    <w:p w14:paraId="0B9092A8"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with</w:t>
      </w:r>
      <w:proofErr w:type="gramEnd"/>
      <w:r w:rsidRPr="00F20078">
        <w:rPr>
          <w:rFonts w:ascii="Arial" w:hAnsi="Arial" w:cs="Arial"/>
        </w:rPr>
        <w:t xml:space="preserve"> con:</w:t>
      </w:r>
    </w:p>
    <w:p w14:paraId="4456ECE8"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with</w:t>
      </w:r>
      <w:proofErr w:type="gramEnd"/>
      <w:r w:rsidRPr="00F20078">
        <w:rPr>
          <w:rFonts w:ascii="Arial" w:hAnsi="Arial" w:cs="Arial"/>
        </w:rPr>
        <w:t xml:space="preserve"> con.cursor() as cursor:</w:t>
      </w:r>
    </w:p>
    <w:p w14:paraId="55CB4AC2"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cursor.execute(</w:t>
      </w:r>
      <w:proofErr w:type="gramEnd"/>
      <w:r w:rsidRPr="00F20078">
        <w:rPr>
          <w:rFonts w:ascii="Arial" w:hAnsi="Arial" w:cs="Arial"/>
        </w:rPr>
        <w:t>"SELECT * FROM produto WHERE prod_nome LIKE %s;",</w:t>
      </w:r>
    </w:p>
    <w:p w14:paraId="72FFE371" w14:textId="77777777" w:rsidR="00DE3806" w:rsidRPr="00F20078" w:rsidRDefault="00DE3806" w:rsidP="00AD7B90">
      <w:pPr>
        <w:jc w:val="both"/>
        <w:rPr>
          <w:rFonts w:ascii="Arial" w:hAnsi="Arial" w:cs="Arial"/>
          <w:lang w:val="pt-BR"/>
        </w:rPr>
      </w:pPr>
      <w:r w:rsidRPr="00F20078">
        <w:rPr>
          <w:rFonts w:ascii="Arial" w:hAnsi="Arial" w:cs="Arial"/>
        </w:rPr>
        <w:t xml:space="preserve">                               </w:t>
      </w:r>
      <w:r w:rsidRPr="00F20078">
        <w:rPr>
          <w:rFonts w:ascii="Arial" w:hAnsi="Arial" w:cs="Arial"/>
          <w:lang w:val="pt-BR"/>
        </w:rPr>
        <w:t xml:space="preserve">('%' + </w:t>
      </w:r>
      <w:proofErr w:type="gramStart"/>
      <w:r w:rsidRPr="00F20078">
        <w:rPr>
          <w:rFonts w:ascii="Arial" w:hAnsi="Arial" w:cs="Arial"/>
          <w:lang w:val="pt-BR"/>
        </w:rPr>
        <w:t>values[</w:t>
      </w:r>
      <w:proofErr w:type="gramEnd"/>
      <w:r w:rsidRPr="00F20078">
        <w:rPr>
          <w:rFonts w:ascii="Arial" w:hAnsi="Arial" w:cs="Arial"/>
          <w:lang w:val="pt-BR"/>
        </w:rPr>
        <w:t>'-NOME1-'] + '%',))</w:t>
      </w:r>
    </w:p>
    <w:p w14:paraId="5DC566A0"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resposta</w:t>
      </w:r>
      <w:proofErr w:type="gramEnd"/>
      <w:r w:rsidRPr="00F20078">
        <w:rPr>
          <w:rFonts w:ascii="Arial" w:hAnsi="Arial" w:cs="Arial"/>
          <w:lang w:val="pt-BR"/>
        </w:rPr>
        <w:t xml:space="preserve"> = cursor.fetchall()</w:t>
      </w:r>
    </w:p>
    <w:p w14:paraId="78FEFCA3" w14:textId="77777777" w:rsidR="00DE3806" w:rsidRPr="00F20078" w:rsidRDefault="00DE3806" w:rsidP="00AD7B90">
      <w:pPr>
        <w:jc w:val="both"/>
        <w:rPr>
          <w:rFonts w:ascii="Arial" w:hAnsi="Arial" w:cs="Arial"/>
        </w:rPr>
      </w:pPr>
      <w:r w:rsidRPr="00F20078">
        <w:rPr>
          <w:rFonts w:ascii="Arial" w:hAnsi="Arial" w:cs="Arial"/>
          <w:lang w:val="pt-BR"/>
        </w:rPr>
        <w:t xml:space="preserve">                </w:t>
      </w:r>
      <w:proofErr w:type="gramStart"/>
      <w:r w:rsidRPr="00F20078">
        <w:rPr>
          <w:rFonts w:ascii="Arial" w:hAnsi="Arial" w:cs="Arial"/>
        </w:rPr>
        <w:t>lista1.clear()</w:t>
      </w:r>
      <w:proofErr w:type="gramEnd"/>
    </w:p>
    <w:p w14:paraId="692EE45C"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for</w:t>
      </w:r>
      <w:proofErr w:type="gramEnd"/>
      <w:r w:rsidRPr="00F20078">
        <w:rPr>
          <w:rFonts w:ascii="Arial" w:hAnsi="Arial" w:cs="Arial"/>
        </w:rPr>
        <w:t xml:space="preserve"> i in range(len(resposta)):</w:t>
      </w:r>
    </w:p>
    <w:p w14:paraId="46FB9409" w14:textId="77777777" w:rsidR="00DE3806" w:rsidRPr="00F20078" w:rsidRDefault="00DE3806" w:rsidP="00AD7B90">
      <w:pPr>
        <w:jc w:val="both"/>
        <w:rPr>
          <w:rFonts w:ascii="Arial" w:hAnsi="Arial" w:cs="Arial"/>
          <w:lang w:val="pt-BR"/>
        </w:rPr>
      </w:pPr>
      <w:r w:rsidRPr="00F20078">
        <w:rPr>
          <w:rFonts w:ascii="Arial" w:hAnsi="Arial" w:cs="Arial"/>
        </w:rPr>
        <w:t xml:space="preserve">                    </w:t>
      </w:r>
      <w:proofErr w:type="gramStart"/>
      <w:r w:rsidRPr="00F20078">
        <w:rPr>
          <w:rFonts w:ascii="Arial" w:hAnsi="Arial" w:cs="Arial"/>
          <w:lang w:val="pt-BR"/>
        </w:rPr>
        <w:t>lista1</w:t>
      </w:r>
      <w:proofErr w:type="gramEnd"/>
      <w:r w:rsidRPr="00F20078">
        <w:rPr>
          <w:rFonts w:ascii="Arial" w:hAnsi="Arial" w:cs="Arial"/>
          <w:lang w:val="pt-BR"/>
        </w:rPr>
        <w:t>.append(list(resposta[i]))</w:t>
      </w:r>
    </w:p>
    <w:p w14:paraId="3C6AE55A"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sg.</w:t>
      </w:r>
      <w:proofErr w:type="gramEnd"/>
      <w:r w:rsidRPr="00F20078">
        <w:rPr>
          <w:rFonts w:ascii="Arial" w:hAnsi="Arial" w:cs="Arial"/>
          <w:lang w:val="pt-BR"/>
        </w:rPr>
        <w:t>popup('Quantidade de registros: ' + str(len(resposta)))</w:t>
      </w:r>
    </w:p>
    <w:p w14:paraId="6BED7D7E"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indice1</w:t>
      </w:r>
      <w:proofErr w:type="gramEnd"/>
      <w:r w:rsidRPr="00F20078">
        <w:rPr>
          <w:rFonts w:ascii="Arial" w:hAnsi="Arial" w:cs="Arial"/>
          <w:lang w:val="pt-BR"/>
        </w:rPr>
        <w:t xml:space="preserve"> = 0</w:t>
      </w:r>
    </w:p>
    <w:p w14:paraId="10F435C6"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atualiza1</w:t>
      </w:r>
      <w:proofErr w:type="gramEnd"/>
      <w:r w:rsidRPr="00F20078">
        <w:rPr>
          <w:rFonts w:ascii="Arial" w:hAnsi="Arial" w:cs="Arial"/>
          <w:lang w:val="pt-BR"/>
        </w:rPr>
        <w:t>()</w:t>
      </w:r>
    </w:p>
    <w:p w14:paraId="03BFAF18"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elif</w:t>
      </w:r>
      <w:proofErr w:type="gramEnd"/>
      <w:r w:rsidRPr="00F20078">
        <w:rPr>
          <w:rFonts w:ascii="Arial" w:hAnsi="Arial" w:cs="Arial"/>
          <w:lang w:val="pt-BR"/>
        </w:rPr>
        <w:t xml:space="preserve"> event == "-INDICADOR-":</w:t>
      </w:r>
    </w:p>
    <w:p w14:paraId="6BACEE1A" w14:textId="77777777" w:rsidR="00DE3806" w:rsidRPr="00F20078" w:rsidRDefault="00DE3806" w:rsidP="00AD7B90">
      <w:pPr>
        <w:jc w:val="both"/>
        <w:rPr>
          <w:rFonts w:ascii="Arial" w:hAnsi="Arial" w:cs="Arial"/>
        </w:rPr>
      </w:pPr>
      <w:r w:rsidRPr="00F20078">
        <w:rPr>
          <w:rFonts w:ascii="Arial" w:hAnsi="Arial" w:cs="Arial"/>
          <w:lang w:val="pt-BR"/>
        </w:rPr>
        <w:t xml:space="preserve">        </w:t>
      </w:r>
      <w:proofErr w:type="gramStart"/>
      <w:r w:rsidRPr="00F20078">
        <w:rPr>
          <w:rFonts w:ascii="Arial" w:hAnsi="Arial" w:cs="Arial"/>
        </w:rPr>
        <w:t>with</w:t>
      </w:r>
      <w:proofErr w:type="gramEnd"/>
      <w:r w:rsidRPr="00F20078">
        <w:rPr>
          <w:rFonts w:ascii="Arial" w:hAnsi="Arial" w:cs="Arial"/>
        </w:rPr>
        <w:t xml:space="preserve"> con:</w:t>
      </w:r>
    </w:p>
    <w:p w14:paraId="64375919"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with</w:t>
      </w:r>
      <w:proofErr w:type="gramEnd"/>
      <w:r w:rsidRPr="00F20078">
        <w:rPr>
          <w:rFonts w:ascii="Arial" w:hAnsi="Arial" w:cs="Arial"/>
        </w:rPr>
        <w:t xml:space="preserve"> con.cursor() as cursor:</w:t>
      </w:r>
    </w:p>
    <w:p w14:paraId="3A620573"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cursor.execute(</w:t>
      </w:r>
      <w:proofErr w:type="gramEnd"/>
      <w:r w:rsidRPr="00F20078">
        <w:rPr>
          <w:rFonts w:ascii="Arial" w:hAnsi="Arial" w:cs="Arial"/>
        </w:rPr>
        <w:t>"SELECT po.cod_prod, po.prod_nome, it.id_item, it.valor_venda_uni, et.qtd_total, fm.dt_validade FROM produto po INNER JOIN estoque et ON (po.cod_prod = et.cod_prod) JOIN item it ON (po.cod_prod = it.cod_prod) JOIN fornecimento fm ON (po.cod_prod = fm.cod_prod) WHERE et.qtd_total &lt; 20",</w:t>
      </w:r>
    </w:p>
    <w:p w14:paraId="5D77DFCC" w14:textId="77777777" w:rsidR="00DE3806" w:rsidRPr="00F20078" w:rsidRDefault="00DE3806" w:rsidP="00AD7B90">
      <w:pPr>
        <w:jc w:val="both"/>
        <w:rPr>
          <w:rFonts w:ascii="Arial" w:hAnsi="Arial" w:cs="Arial"/>
        </w:rPr>
      </w:pPr>
      <w:r w:rsidRPr="00F20078">
        <w:rPr>
          <w:rFonts w:ascii="Arial" w:hAnsi="Arial" w:cs="Arial"/>
        </w:rPr>
        <w:t xml:space="preserve">                              ('%' + values['-COD2-'] + '%', '%' + values['-NOME2-'] + '%', '%' + values['-IDI-'] + '%', '%' + values['-VDVI-'] + '%', '%' + values['-QTI-'] + '%',</w:t>
      </w:r>
    </w:p>
    <w:p w14:paraId="5AD178D6" w14:textId="77777777" w:rsidR="00DE3806" w:rsidRPr="00F20078" w:rsidRDefault="00DE3806" w:rsidP="00AD7B90">
      <w:pPr>
        <w:jc w:val="both"/>
        <w:rPr>
          <w:rFonts w:ascii="Arial" w:hAnsi="Arial" w:cs="Arial"/>
        </w:rPr>
      </w:pPr>
      <w:r w:rsidRPr="00F20078">
        <w:rPr>
          <w:rFonts w:ascii="Arial" w:hAnsi="Arial" w:cs="Arial"/>
        </w:rPr>
        <w:t xml:space="preserve">                                '%' + </w:t>
      </w:r>
      <w:proofErr w:type="gramStart"/>
      <w:r w:rsidRPr="00F20078">
        <w:rPr>
          <w:rFonts w:ascii="Arial" w:hAnsi="Arial" w:cs="Arial"/>
        </w:rPr>
        <w:t>values[</w:t>
      </w:r>
      <w:proofErr w:type="gramEnd"/>
      <w:r w:rsidRPr="00F20078">
        <w:rPr>
          <w:rFonts w:ascii="Arial" w:hAnsi="Arial" w:cs="Arial"/>
        </w:rPr>
        <w:t>'-DDV-'] + '%',)</w:t>
      </w:r>
    </w:p>
    <w:p w14:paraId="3115A0E1" w14:textId="77777777" w:rsidR="00DE3806" w:rsidRPr="00F20078" w:rsidRDefault="00DE3806" w:rsidP="00AD7B90">
      <w:pPr>
        <w:jc w:val="both"/>
        <w:rPr>
          <w:rFonts w:ascii="Arial" w:hAnsi="Arial" w:cs="Arial"/>
          <w:lang w:val="pt-BR"/>
        </w:rPr>
      </w:pPr>
      <w:r w:rsidRPr="00F20078">
        <w:rPr>
          <w:rFonts w:ascii="Arial" w:hAnsi="Arial" w:cs="Arial"/>
        </w:rPr>
        <w:t xml:space="preserve">                              </w:t>
      </w:r>
      <w:proofErr w:type="gramStart"/>
      <w:r w:rsidRPr="00F20078">
        <w:rPr>
          <w:rFonts w:ascii="Arial" w:hAnsi="Arial" w:cs="Arial"/>
          <w:lang w:val="pt-BR"/>
        </w:rPr>
        <w:t>)</w:t>
      </w:r>
      <w:proofErr w:type="gramEnd"/>
    </w:p>
    <w:p w14:paraId="25C9AA3C"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resposta</w:t>
      </w:r>
      <w:proofErr w:type="gramEnd"/>
      <w:r w:rsidRPr="00F20078">
        <w:rPr>
          <w:rFonts w:ascii="Arial" w:hAnsi="Arial" w:cs="Arial"/>
          <w:lang w:val="pt-BR"/>
        </w:rPr>
        <w:t xml:space="preserve"> = cursor.fetchall()</w:t>
      </w:r>
    </w:p>
    <w:p w14:paraId="4494991D"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lista2</w:t>
      </w:r>
      <w:proofErr w:type="gramEnd"/>
      <w:r w:rsidRPr="00F20078">
        <w:rPr>
          <w:rFonts w:ascii="Arial" w:hAnsi="Arial" w:cs="Arial"/>
          <w:lang w:val="pt-BR"/>
        </w:rPr>
        <w:t>.clear()</w:t>
      </w:r>
    </w:p>
    <w:p w14:paraId="13C2B4CC" w14:textId="77777777" w:rsidR="00DE3806" w:rsidRPr="00F20078" w:rsidRDefault="00DE3806" w:rsidP="00AD7B90">
      <w:pPr>
        <w:jc w:val="both"/>
        <w:rPr>
          <w:rFonts w:ascii="Arial" w:hAnsi="Arial" w:cs="Arial"/>
        </w:rPr>
      </w:pPr>
      <w:r w:rsidRPr="00F20078">
        <w:rPr>
          <w:rFonts w:ascii="Arial" w:hAnsi="Arial" w:cs="Arial"/>
          <w:lang w:val="pt-BR"/>
        </w:rPr>
        <w:t xml:space="preserve">                </w:t>
      </w:r>
      <w:proofErr w:type="gramStart"/>
      <w:r w:rsidRPr="00F20078">
        <w:rPr>
          <w:rFonts w:ascii="Arial" w:hAnsi="Arial" w:cs="Arial"/>
        </w:rPr>
        <w:t>for</w:t>
      </w:r>
      <w:proofErr w:type="gramEnd"/>
      <w:r w:rsidRPr="00F20078">
        <w:rPr>
          <w:rFonts w:ascii="Arial" w:hAnsi="Arial" w:cs="Arial"/>
        </w:rPr>
        <w:t xml:space="preserve"> i in range(len(resposta)):</w:t>
      </w:r>
    </w:p>
    <w:p w14:paraId="2F9E9F9F" w14:textId="77777777" w:rsidR="00DE3806" w:rsidRPr="00F20078" w:rsidRDefault="00DE3806" w:rsidP="00AD7B90">
      <w:pPr>
        <w:jc w:val="both"/>
        <w:rPr>
          <w:rFonts w:ascii="Arial" w:hAnsi="Arial" w:cs="Arial"/>
          <w:lang w:val="pt-BR"/>
        </w:rPr>
      </w:pPr>
      <w:r w:rsidRPr="00F20078">
        <w:rPr>
          <w:rFonts w:ascii="Arial" w:hAnsi="Arial" w:cs="Arial"/>
        </w:rPr>
        <w:t xml:space="preserve">                    </w:t>
      </w:r>
      <w:proofErr w:type="gramStart"/>
      <w:r w:rsidRPr="00F20078">
        <w:rPr>
          <w:rFonts w:ascii="Arial" w:hAnsi="Arial" w:cs="Arial"/>
          <w:lang w:val="pt-BR"/>
        </w:rPr>
        <w:t>lista2</w:t>
      </w:r>
      <w:proofErr w:type="gramEnd"/>
      <w:r w:rsidRPr="00F20078">
        <w:rPr>
          <w:rFonts w:ascii="Arial" w:hAnsi="Arial" w:cs="Arial"/>
          <w:lang w:val="pt-BR"/>
        </w:rPr>
        <w:t>.append(list(resposta[i]))</w:t>
      </w:r>
    </w:p>
    <w:p w14:paraId="735E625D"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sg.</w:t>
      </w:r>
      <w:proofErr w:type="gramEnd"/>
      <w:r w:rsidRPr="00F20078">
        <w:rPr>
          <w:rFonts w:ascii="Arial" w:hAnsi="Arial" w:cs="Arial"/>
          <w:lang w:val="pt-BR"/>
        </w:rPr>
        <w:t>popup('Valores: ' + str(len(resposta)))</w:t>
      </w:r>
    </w:p>
    <w:p w14:paraId="06F06E31"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indice2</w:t>
      </w:r>
      <w:proofErr w:type="gramEnd"/>
      <w:r w:rsidRPr="00F20078">
        <w:rPr>
          <w:rFonts w:ascii="Arial" w:hAnsi="Arial" w:cs="Arial"/>
          <w:lang w:val="pt-BR"/>
        </w:rPr>
        <w:t xml:space="preserve"> = 0</w:t>
      </w:r>
    </w:p>
    <w:p w14:paraId="50C01090"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atualiza2</w:t>
      </w:r>
      <w:proofErr w:type="gramEnd"/>
      <w:r w:rsidRPr="00F20078">
        <w:rPr>
          <w:rFonts w:ascii="Arial" w:hAnsi="Arial" w:cs="Arial"/>
          <w:lang w:val="pt-BR"/>
        </w:rPr>
        <w:t>()</w:t>
      </w:r>
    </w:p>
    <w:p w14:paraId="73483814"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elif</w:t>
      </w:r>
      <w:proofErr w:type="gramEnd"/>
      <w:r w:rsidRPr="00F20078">
        <w:rPr>
          <w:rFonts w:ascii="Arial" w:hAnsi="Arial" w:cs="Arial"/>
          <w:lang w:val="pt-BR"/>
        </w:rPr>
        <w:t xml:space="preserve"> event == "-VALIDADE-":</w:t>
      </w:r>
    </w:p>
    <w:p w14:paraId="349C5A51"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with</w:t>
      </w:r>
      <w:proofErr w:type="gramEnd"/>
      <w:r w:rsidRPr="00F20078">
        <w:rPr>
          <w:rFonts w:ascii="Arial" w:hAnsi="Arial" w:cs="Arial"/>
          <w:lang w:val="pt-BR"/>
        </w:rPr>
        <w:t xml:space="preserve"> con:</w:t>
      </w:r>
    </w:p>
    <w:p w14:paraId="6D41A36C" w14:textId="77777777" w:rsidR="00DE3806" w:rsidRPr="00F20078" w:rsidRDefault="00DE3806" w:rsidP="00AD7B90">
      <w:pPr>
        <w:jc w:val="both"/>
        <w:rPr>
          <w:rFonts w:ascii="Arial" w:hAnsi="Arial" w:cs="Arial"/>
          <w:lang w:val="pt-BR"/>
        </w:rPr>
      </w:pPr>
      <w:r w:rsidRPr="00F20078">
        <w:rPr>
          <w:rFonts w:ascii="Arial" w:hAnsi="Arial" w:cs="Arial"/>
          <w:lang w:val="pt-BR"/>
        </w:rPr>
        <w:lastRenderedPageBreak/>
        <w:t xml:space="preserve">            </w:t>
      </w:r>
      <w:proofErr w:type="gramStart"/>
      <w:r w:rsidRPr="00F20078">
        <w:rPr>
          <w:rFonts w:ascii="Arial" w:hAnsi="Arial" w:cs="Arial"/>
          <w:lang w:val="pt-BR"/>
        </w:rPr>
        <w:t>with</w:t>
      </w:r>
      <w:proofErr w:type="gramEnd"/>
      <w:r w:rsidRPr="00F20078">
        <w:rPr>
          <w:rFonts w:ascii="Arial" w:hAnsi="Arial" w:cs="Arial"/>
          <w:lang w:val="pt-BR"/>
        </w:rPr>
        <w:t xml:space="preserve"> con.cursor() as cursor:</w:t>
      </w:r>
    </w:p>
    <w:p w14:paraId="0A2769D0"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cursor</w:t>
      </w:r>
      <w:proofErr w:type="gramEnd"/>
      <w:r w:rsidRPr="00F20078">
        <w:rPr>
          <w:rFonts w:ascii="Arial" w:hAnsi="Arial" w:cs="Arial"/>
          <w:lang w:val="pt-BR"/>
        </w:rPr>
        <w:t>.execute("SELECT po.cod_prod, po.prod_nome, it.id_item, it.valor_venda_uni, et.qtd_total, fm.dt_validade FROM produto po INNER JOIN estoque et ON (po.cod_prod = et.cod_prod) JOIN item it ON (po.cod_prod = it.cod_prod) JOIN fornecimento fm ON (po.cod_prod = fm.cod_prod) WHERE fm.dt_validade &gt; fm.dt_validade - INTERVAL '30' DAY",</w:t>
      </w:r>
    </w:p>
    <w:p w14:paraId="2513028B" w14:textId="77777777" w:rsidR="00DE3806" w:rsidRPr="00F20078" w:rsidRDefault="00DE3806" w:rsidP="00AD7B90">
      <w:pPr>
        <w:jc w:val="both"/>
        <w:rPr>
          <w:rFonts w:ascii="Arial" w:hAnsi="Arial" w:cs="Arial"/>
        </w:rPr>
      </w:pPr>
      <w:r w:rsidRPr="00F20078">
        <w:rPr>
          <w:rFonts w:ascii="Arial" w:hAnsi="Arial" w:cs="Arial"/>
          <w:lang w:val="pt-BR"/>
        </w:rPr>
        <w:t xml:space="preserve">                               </w:t>
      </w:r>
      <w:r w:rsidRPr="00F20078">
        <w:rPr>
          <w:rFonts w:ascii="Arial" w:hAnsi="Arial" w:cs="Arial"/>
        </w:rPr>
        <w:t>('%' + values['-COD2-'] + '%', '%' + values['-NOME2-'] + '%', '%' + values['-IDI-'] + '%', '%' + values['-VDVI-'] + '%', '%' + values['-QTI-'] + '%',</w:t>
      </w:r>
    </w:p>
    <w:p w14:paraId="655547E4" w14:textId="77777777" w:rsidR="00DE3806" w:rsidRPr="00F20078" w:rsidRDefault="00DE3806" w:rsidP="00AD7B90">
      <w:pPr>
        <w:jc w:val="both"/>
        <w:rPr>
          <w:rFonts w:ascii="Arial" w:hAnsi="Arial" w:cs="Arial"/>
        </w:rPr>
      </w:pPr>
      <w:r w:rsidRPr="00F20078">
        <w:rPr>
          <w:rFonts w:ascii="Arial" w:hAnsi="Arial" w:cs="Arial"/>
        </w:rPr>
        <w:t xml:space="preserve">                                '%' + </w:t>
      </w:r>
      <w:proofErr w:type="gramStart"/>
      <w:r w:rsidRPr="00F20078">
        <w:rPr>
          <w:rFonts w:ascii="Arial" w:hAnsi="Arial" w:cs="Arial"/>
        </w:rPr>
        <w:t>values[</w:t>
      </w:r>
      <w:proofErr w:type="gramEnd"/>
      <w:r w:rsidRPr="00F20078">
        <w:rPr>
          <w:rFonts w:ascii="Arial" w:hAnsi="Arial" w:cs="Arial"/>
        </w:rPr>
        <w:t>'-DDV-'] + '%',)</w:t>
      </w:r>
    </w:p>
    <w:p w14:paraId="13B3D4EA" w14:textId="77777777" w:rsidR="00DE3806" w:rsidRPr="00F20078" w:rsidRDefault="00DE3806" w:rsidP="00AD7B90">
      <w:pPr>
        <w:jc w:val="both"/>
        <w:rPr>
          <w:rFonts w:ascii="Arial" w:hAnsi="Arial" w:cs="Arial"/>
        </w:rPr>
      </w:pPr>
      <w:r w:rsidRPr="00F20078">
        <w:rPr>
          <w:rFonts w:ascii="Arial" w:hAnsi="Arial" w:cs="Arial"/>
        </w:rPr>
        <w:t xml:space="preserve">                               )</w:t>
      </w:r>
    </w:p>
    <w:p w14:paraId="74FBDBBD" w14:textId="77777777" w:rsidR="00DE3806" w:rsidRPr="00F20078" w:rsidRDefault="00DE3806" w:rsidP="00AD7B90">
      <w:pPr>
        <w:jc w:val="both"/>
        <w:rPr>
          <w:rFonts w:ascii="Arial" w:hAnsi="Arial" w:cs="Arial"/>
        </w:rPr>
      </w:pPr>
      <w:r w:rsidRPr="00F20078">
        <w:rPr>
          <w:rFonts w:ascii="Arial" w:hAnsi="Arial" w:cs="Arial"/>
        </w:rPr>
        <w:t xml:space="preserve">                               </w:t>
      </w:r>
    </w:p>
    <w:p w14:paraId="7D29CD7B"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w:t>
      </w:r>
      <w:proofErr w:type="gramEnd"/>
      <w:r w:rsidRPr="00F20078">
        <w:rPr>
          <w:rFonts w:ascii="Arial" w:hAnsi="Arial" w:cs="Arial"/>
        </w:rPr>
        <w:t>'%' + values['-NOME-'] + '%',</w:t>
      </w:r>
    </w:p>
    <w:p w14:paraId="47BCD035" w14:textId="77777777" w:rsidR="00DE3806" w:rsidRPr="00F20078" w:rsidRDefault="00DE3806" w:rsidP="00AD7B90">
      <w:pPr>
        <w:jc w:val="both"/>
        <w:rPr>
          <w:rFonts w:ascii="Arial" w:hAnsi="Arial" w:cs="Arial"/>
        </w:rPr>
      </w:pPr>
      <w:r w:rsidRPr="00F20078">
        <w:rPr>
          <w:rFonts w:ascii="Arial" w:hAnsi="Arial" w:cs="Arial"/>
        </w:rPr>
        <w:t xml:space="preserve">                                #'%' + </w:t>
      </w:r>
      <w:proofErr w:type="gramStart"/>
      <w:r w:rsidRPr="00F20078">
        <w:rPr>
          <w:rFonts w:ascii="Arial" w:hAnsi="Arial" w:cs="Arial"/>
        </w:rPr>
        <w:t>values[</w:t>
      </w:r>
      <w:proofErr w:type="gramEnd"/>
      <w:r w:rsidRPr="00F20078">
        <w:rPr>
          <w:rFonts w:ascii="Arial" w:hAnsi="Arial" w:cs="Arial"/>
        </w:rPr>
        <w:t>'-COD-'] + '%'</w:t>
      </w:r>
    </w:p>
    <w:p w14:paraId="318C6A14" w14:textId="77777777" w:rsidR="00DE3806" w:rsidRPr="00F20078" w:rsidRDefault="00DE3806" w:rsidP="00AD7B90">
      <w:pPr>
        <w:jc w:val="both"/>
        <w:rPr>
          <w:rFonts w:ascii="Arial" w:hAnsi="Arial" w:cs="Arial"/>
        </w:rPr>
      </w:pPr>
      <w:r w:rsidRPr="00F20078">
        <w:rPr>
          <w:rFonts w:ascii="Arial" w:hAnsi="Arial" w:cs="Arial"/>
        </w:rPr>
        <w:t xml:space="preserve">                                #'%' + </w:t>
      </w:r>
      <w:proofErr w:type="gramStart"/>
      <w:r w:rsidRPr="00F20078">
        <w:rPr>
          <w:rFonts w:ascii="Arial" w:hAnsi="Arial" w:cs="Arial"/>
        </w:rPr>
        <w:t>values[</w:t>
      </w:r>
      <w:proofErr w:type="gramEnd"/>
      <w:r w:rsidRPr="00F20078">
        <w:rPr>
          <w:rFonts w:ascii="Arial" w:hAnsi="Arial" w:cs="Arial"/>
        </w:rPr>
        <w:t>'-IDI-'] + '%',</w:t>
      </w:r>
    </w:p>
    <w:p w14:paraId="72CE5F86" w14:textId="77777777" w:rsidR="00DE3806" w:rsidRPr="00F20078" w:rsidRDefault="00DE3806" w:rsidP="00AD7B90">
      <w:pPr>
        <w:jc w:val="both"/>
        <w:rPr>
          <w:rFonts w:ascii="Arial" w:hAnsi="Arial" w:cs="Arial"/>
        </w:rPr>
      </w:pPr>
      <w:r w:rsidRPr="00F20078">
        <w:rPr>
          <w:rFonts w:ascii="Arial" w:hAnsi="Arial" w:cs="Arial"/>
        </w:rPr>
        <w:t xml:space="preserve">                                #'%' + </w:t>
      </w:r>
      <w:proofErr w:type="gramStart"/>
      <w:r w:rsidRPr="00F20078">
        <w:rPr>
          <w:rFonts w:ascii="Arial" w:hAnsi="Arial" w:cs="Arial"/>
        </w:rPr>
        <w:t>values[</w:t>
      </w:r>
      <w:proofErr w:type="gramEnd"/>
      <w:r w:rsidRPr="00F20078">
        <w:rPr>
          <w:rFonts w:ascii="Arial" w:hAnsi="Arial" w:cs="Arial"/>
        </w:rPr>
        <w:t>'-VDVI-'] + '%',</w:t>
      </w:r>
    </w:p>
    <w:p w14:paraId="723384D9" w14:textId="77777777" w:rsidR="00DE3806" w:rsidRPr="00F20078" w:rsidRDefault="00DE3806" w:rsidP="00AD7B90">
      <w:pPr>
        <w:jc w:val="both"/>
        <w:rPr>
          <w:rFonts w:ascii="Arial" w:hAnsi="Arial" w:cs="Arial"/>
        </w:rPr>
      </w:pPr>
      <w:r w:rsidRPr="00F20078">
        <w:rPr>
          <w:rFonts w:ascii="Arial" w:hAnsi="Arial" w:cs="Arial"/>
        </w:rPr>
        <w:t xml:space="preserve">                                #'%' + </w:t>
      </w:r>
      <w:proofErr w:type="gramStart"/>
      <w:r w:rsidRPr="00F20078">
        <w:rPr>
          <w:rFonts w:ascii="Arial" w:hAnsi="Arial" w:cs="Arial"/>
        </w:rPr>
        <w:t>values[</w:t>
      </w:r>
      <w:proofErr w:type="gramEnd"/>
      <w:r w:rsidRPr="00F20078">
        <w:rPr>
          <w:rFonts w:ascii="Arial" w:hAnsi="Arial" w:cs="Arial"/>
        </w:rPr>
        <w:t>'-QTI-'] + '%',</w:t>
      </w:r>
    </w:p>
    <w:p w14:paraId="3D7C6BB3" w14:textId="77777777" w:rsidR="00DE3806" w:rsidRPr="00F20078" w:rsidRDefault="00DE3806" w:rsidP="00AD7B90">
      <w:pPr>
        <w:jc w:val="both"/>
        <w:rPr>
          <w:rFonts w:ascii="Arial" w:hAnsi="Arial" w:cs="Arial"/>
        </w:rPr>
      </w:pPr>
      <w:r w:rsidRPr="00F20078">
        <w:rPr>
          <w:rFonts w:ascii="Arial" w:hAnsi="Arial" w:cs="Arial"/>
        </w:rPr>
        <w:t xml:space="preserve">                                #'%' + </w:t>
      </w:r>
      <w:proofErr w:type="gramStart"/>
      <w:r w:rsidRPr="00F20078">
        <w:rPr>
          <w:rFonts w:ascii="Arial" w:hAnsi="Arial" w:cs="Arial"/>
        </w:rPr>
        <w:t>values[</w:t>
      </w:r>
      <w:proofErr w:type="gramEnd"/>
      <w:r w:rsidRPr="00F20078">
        <w:rPr>
          <w:rFonts w:ascii="Arial" w:hAnsi="Arial" w:cs="Arial"/>
        </w:rPr>
        <w:t>'-DDV-'] + '%',)</w:t>
      </w:r>
    </w:p>
    <w:p w14:paraId="693C7709" w14:textId="77777777" w:rsidR="00DE3806" w:rsidRPr="00F20078" w:rsidRDefault="00DE3806" w:rsidP="00AD7B90">
      <w:pPr>
        <w:jc w:val="both"/>
        <w:rPr>
          <w:rFonts w:ascii="Arial" w:hAnsi="Arial" w:cs="Arial"/>
        </w:rPr>
      </w:pPr>
      <w:r w:rsidRPr="00F20078">
        <w:rPr>
          <w:rFonts w:ascii="Arial" w:hAnsi="Arial" w:cs="Arial"/>
        </w:rPr>
        <w:t xml:space="preserve">                              </w:t>
      </w:r>
    </w:p>
    <w:p w14:paraId="4FAF7946" w14:textId="77777777" w:rsidR="00DE3806" w:rsidRPr="00F20078" w:rsidRDefault="00DE3806" w:rsidP="00AD7B90">
      <w:pPr>
        <w:jc w:val="both"/>
        <w:rPr>
          <w:rFonts w:ascii="Arial" w:hAnsi="Arial" w:cs="Arial"/>
          <w:lang w:val="pt-BR"/>
        </w:rPr>
      </w:pPr>
      <w:r w:rsidRPr="00F20078">
        <w:rPr>
          <w:rFonts w:ascii="Arial" w:hAnsi="Arial" w:cs="Arial"/>
        </w:rPr>
        <w:t xml:space="preserve">                </w:t>
      </w:r>
      <w:proofErr w:type="gramStart"/>
      <w:r w:rsidRPr="00F20078">
        <w:rPr>
          <w:rFonts w:ascii="Arial" w:hAnsi="Arial" w:cs="Arial"/>
          <w:lang w:val="pt-BR"/>
        </w:rPr>
        <w:t>resposta</w:t>
      </w:r>
      <w:proofErr w:type="gramEnd"/>
      <w:r w:rsidRPr="00F20078">
        <w:rPr>
          <w:rFonts w:ascii="Arial" w:hAnsi="Arial" w:cs="Arial"/>
          <w:lang w:val="pt-BR"/>
        </w:rPr>
        <w:t xml:space="preserve"> = cursor.fetchall()</w:t>
      </w:r>
    </w:p>
    <w:p w14:paraId="19CC4694"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lista2</w:t>
      </w:r>
      <w:proofErr w:type="gramEnd"/>
      <w:r w:rsidRPr="00F20078">
        <w:rPr>
          <w:rFonts w:ascii="Arial" w:hAnsi="Arial" w:cs="Arial"/>
          <w:lang w:val="pt-BR"/>
        </w:rPr>
        <w:t>.clear()</w:t>
      </w:r>
    </w:p>
    <w:p w14:paraId="4CBC4E91" w14:textId="77777777" w:rsidR="00DE3806" w:rsidRPr="00F20078" w:rsidRDefault="00DE3806" w:rsidP="00AD7B90">
      <w:pPr>
        <w:jc w:val="both"/>
        <w:rPr>
          <w:rFonts w:ascii="Arial" w:hAnsi="Arial" w:cs="Arial"/>
        </w:rPr>
      </w:pPr>
      <w:r w:rsidRPr="00F20078">
        <w:rPr>
          <w:rFonts w:ascii="Arial" w:hAnsi="Arial" w:cs="Arial"/>
          <w:lang w:val="pt-BR"/>
        </w:rPr>
        <w:t xml:space="preserve">                </w:t>
      </w:r>
      <w:proofErr w:type="gramStart"/>
      <w:r w:rsidRPr="00F20078">
        <w:rPr>
          <w:rFonts w:ascii="Arial" w:hAnsi="Arial" w:cs="Arial"/>
        </w:rPr>
        <w:t>for</w:t>
      </w:r>
      <w:proofErr w:type="gramEnd"/>
      <w:r w:rsidRPr="00F20078">
        <w:rPr>
          <w:rFonts w:ascii="Arial" w:hAnsi="Arial" w:cs="Arial"/>
        </w:rPr>
        <w:t xml:space="preserve"> i in range(len(resposta)):</w:t>
      </w:r>
    </w:p>
    <w:p w14:paraId="6F1EF05B" w14:textId="77777777" w:rsidR="00DE3806" w:rsidRPr="00F20078" w:rsidRDefault="00DE3806" w:rsidP="00AD7B90">
      <w:pPr>
        <w:jc w:val="both"/>
        <w:rPr>
          <w:rFonts w:ascii="Arial" w:hAnsi="Arial" w:cs="Arial"/>
          <w:lang w:val="pt-BR"/>
        </w:rPr>
      </w:pPr>
      <w:r w:rsidRPr="00F20078">
        <w:rPr>
          <w:rFonts w:ascii="Arial" w:hAnsi="Arial" w:cs="Arial"/>
        </w:rPr>
        <w:t xml:space="preserve">                    </w:t>
      </w:r>
      <w:proofErr w:type="gramStart"/>
      <w:r w:rsidRPr="00F20078">
        <w:rPr>
          <w:rFonts w:ascii="Arial" w:hAnsi="Arial" w:cs="Arial"/>
          <w:lang w:val="pt-BR"/>
        </w:rPr>
        <w:t>lista2</w:t>
      </w:r>
      <w:proofErr w:type="gramEnd"/>
      <w:r w:rsidRPr="00F20078">
        <w:rPr>
          <w:rFonts w:ascii="Arial" w:hAnsi="Arial" w:cs="Arial"/>
          <w:lang w:val="pt-BR"/>
        </w:rPr>
        <w:t>.append(list(resposta[i]))</w:t>
      </w:r>
    </w:p>
    <w:p w14:paraId="10F7D18A"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sg.</w:t>
      </w:r>
      <w:proofErr w:type="gramEnd"/>
      <w:r w:rsidRPr="00F20078">
        <w:rPr>
          <w:rFonts w:ascii="Arial" w:hAnsi="Arial" w:cs="Arial"/>
          <w:lang w:val="pt-BR"/>
        </w:rPr>
        <w:t>popup('Valores: ' + str(len(resposta)))</w:t>
      </w:r>
    </w:p>
    <w:p w14:paraId="0E2E65FD"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indice2</w:t>
      </w:r>
      <w:proofErr w:type="gramEnd"/>
      <w:r w:rsidRPr="00F20078">
        <w:rPr>
          <w:rFonts w:ascii="Arial" w:hAnsi="Arial" w:cs="Arial"/>
          <w:lang w:val="pt-BR"/>
        </w:rPr>
        <w:t xml:space="preserve"> = 0</w:t>
      </w:r>
    </w:p>
    <w:p w14:paraId="250B5FFF"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atualiza2</w:t>
      </w:r>
      <w:proofErr w:type="gramEnd"/>
      <w:r w:rsidRPr="00F20078">
        <w:rPr>
          <w:rFonts w:ascii="Arial" w:hAnsi="Arial" w:cs="Arial"/>
          <w:lang w:val="pt-BR"/>
        </w:rPr>
        <w:t>()</w:t>
      </w:r>
    </w:p>
    <w:p w14:paraId="406E7F3F"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elif</w:t>
      </w:r>
      <w:proofErr w:type="gramEnd"/>
      <w:r w:rsidRPr="00F20078">
        <w:rPr>
          <w:rFonts w:ascii="Arial" w:hAnsi="Arial" w:cs="Arial"/>
          <w:lang w:val="pt-BR"/>
        </w:rPr>
        <w:t xml:space="preserve"> event == "-TODOS-":</w:t>
      </w:r>
    </w:p>
    <w:p w14:paraId="6A1463E8"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todos</w:t>
      </w:r>
      <w:proofErr w:type="gramEnd"/>
      <w:r w:rsidRPr="00F20078">
        <w:rPr>
          <w:rFonts w:ascii="Arial" w:hAnsi="Arial" w:cs="Arial"/>
          <w:lang w:val="pt-BR"/>
        </w:rPr>
        <w:t>()</w:t>
      </w:r>
    </w:p>
    <w:p w14:paraId="2B49BB2F" w14:textId="77777777" w:rsidR="00DE3806" w:rsidRPr="00F20078" w:rsidRDefault="00DE3806" w:rsidP="00AD7B90">
      <w:pPr>
        <w:jc w:val="both"/>
        <w:rPr>
          <w:rFonts w:ascii="Arial" w:hAnsi="Arial" w:cs="Arial"/>
        </w:rPr>
      </w:pPr>
      <w:r w:rsidRPr="00F20078">
        <w:rPr>
          <w:rFonts w:ascii="Arial" w:hAnsi="Arial" w:cs="Arial"/>
          <w:lang w:val="pt-BR"/>
        </w:rPr>
        <w:t xml:space="preserve">    </w:t>
      </w:r>
      <w:proofErr w:type="gramStart"/>
      <w:r w:rsidRPr="00F20078">
        <w:rPr>
          <w:rFonts w:ascii="Arial" w:hAnsi="Arial" w:cs="Arial"/>
        </w:rPr>
        <w:t>elif</w:t>
      </w:r>
      <w:proofErr w:type="gramEnd"/>
      <w:r w:rsidRPr="00F20078">
        <w:rPr>
          <w:rFonts w:ascii="Arial" w:hAnsi="Arial" w:cs="Arial"/>
        </w:rPr>
        <w:t xml:space="preserve"> event == "-&gt;&gt;1-":</w:t>
      </w:r>
    </w:p>
    <w:p w14:paraId="469ED63C" w14:textId="77777777" w:rsidR="00DE3806" w:rsidRPr="00F20078" w:rsidRDefault="00DE3806" w:rsidP="00AD7B90">
      <w:pPr>
        <w:jc w:val="both"/>
        <w:rPr>
          <w:rFonts w:ascii="Arial" w:hAnsi="Arial" w:cs="Arial"/>
        </w:rPr>
      </w:pPr>
      <w:r w:rsidRPr="00F20078">
        <w:rPr>
          <w:rFonts w:ascii="Arial" w:hAnsi="Arial" w:cs="Arial"/>
        </w:rPr>
        <w:t xml:space="preserve">        indice1 += 1</w:t>
      </w:r>
    </w:p>
    <w:p w14:paraId="568DA5AB"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if</w:t>
      </w:r>
      <w:proofErr w:type="gramEnd"/>
      <w:r w:rsidRPr="00F20078">
        <w:rPr>
          <w:rFonts w:ascii="Arial" w:hAnsi="Arial" w:cs="Arial"/>
        </w:rPr>
        <w:t xml:space="preserve"> indice1 &gt;= len(lista1): indice1 = len(lista1) - 1</w:t>
      </w:r>
    </w:p>
    <w:p w14:paraId="13198437" w14:textId="77777777" w:rsidR="00DE3806" w:rsidRPr="00F20078" w:rsidRDefault="00DE3806" w:rsidP="00AD7B90">
      <w:pPr>
        <w:jc w:val="both"/>
        <w:rPr>
          <w:rFonts w:ascii="Arial" w:hAnsi="Arial" w:cs="Arial"/>
          <w:lang w:val="pt-BR"/>
        </w:rPr>
      </w:pPr>
      <w:r w:rsidRPr="00F20078">
        <w:rPr>
          <w:rFonts w:ascii="Arial" w:hAnsi="Arial" w:cs="Arial"/>
        </w:rPr>
        <w:t xml:space="preserve">        </w:t>
      </w:r>
      <w:proofErr w:type="gramStart"/>
      <w:r w:rsidRPr="00F20078">
        <w:rPr>
          <w:rFonts w:ascii="Arial" w:hAnsi="Arial" w:cs="Arial"/>
          <w:lang w:val="pt-BR"/>
        </w:rPr>
        <w:t>atualiza1</w:t>
      </w:r>
      <w:proofErr w:type="gramEnd"/>
      <w:r w:rsidRPr="00F20078">
        <w:rPr>
          <w:rFonts w:ascii="Arial" w:hAnsi="Arial" w:cs="Arial"/>
          <w:lang w:val="pt-BR"/>
        </w:rPr>
        <w:t>()</w:t>
      </w:r>
    </w:p>
    <w:p w14:paraId="54F1E575"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elif</w:t>
      </w:r>
      <w:proofErr w:type="gramEnd"/>
      <w:r w:rsidRPr="00F20078">
        <w:rPr>
          <w:rFonts w:ascii="Arial" w:hAnsi="Arial" w:cs="Arial"/>
          <w:lang w:val="pt-BR"/>
        </w:rPr>
        <w:t xml:space="preserve"> event == "-&lt;&lt;1-":</w:t>
      </w:r>
    </w:p>
    <w:p w14:paraId="5EFC8B2D"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indice1</w:t>
      </w:r>
      <w:proofErr w:type="gramEnd"/>
      <w:r w:rsidRPr="00F20078">
        <w:rPr>
          <w:rFonts w:ascii="Arial" w:hAnsi="Arial" w:cs="Arial"/>
          <w:lang w:val="pt-BR"/>
        </w:rPr>
        <w:t xml:space="preserve"> -= 1</w:t>
      </w:r>
    </w:p>
    <w:p w14:paraId="197416BD"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if</w:t>
      </w:r>
      <w:proofErr w:type="gramEnd"/>
      <w:r w:rsidRPr="00F20078">
        <w:rPr>
          <w:rFonts w:ascii="Arial" w:hAnsi="Arial" w:cs="Arial"/>
          <w:lang w:val="pt-BR"/>
        </w:rPr>
        <w:t xml:space="preserve"> indice1 &lt;= 0: indice1 = 0</w:t>
      </w:r>
    </w:p>
    <w:p w14:paraId="15991EE3"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atualiza1</w:t>
      </w:r>
      <w:proofErr w:type="gramEnd"/>
      <w:r w:rsidRPr="00F20078">
        <w:rPr>
          <w:rFonts w:ascii="Arial" w:hAnsi="Arial" w:cs="Arial"/>
          <w:lang w:val="pt-BR"/>
        </w:rPr>
        <w:t>()</w:t>
      </w:r>
    </w:p>
    <w:p w14:paraId="2E42B638"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elif</w:t>
      </w:r>
      <w:proofErr w:type="gramEnd"/>
      <w:r w:rsidRPr="00F20078">
        <w:rPr>
          <w:rFonts w:ascii="Arial" w:hAnsi="Arial" w:cs="Arial"/>
          <w:lang w:val="pt-BR"/>
        </w:rPr>
        <w:t xml:space="preserve"> event == "-&gt;&gt;2-":</w:t>
      </w:r>
    </w:p>
    <w:p w14:paraId="50554E52" w14:textId="77777777" w:rsidR="00DE3806" w:rsidRPr="00F20078" w:rsidRDefault="00DE3806" w:rsidP="00AD7B90">
      <w:pPr>
        <w:jc w:val="both"/>
        <w:rPr>
          <w:rFonts w:ascii="Arial" w:hAnsi="Arial" w:cs="Arial"/>
        </w:rPr>
      </w:pPr>
      <w:r w:rsidRPr="00F20078">
        <w:rPr>
          <w:rFonts w:ascii="Arial" w:hAnsi="Arial" w:cs="Arial"/>
        </w:rPr>
        <w:t xml:space="preserve">        indice2 += 1</w:t>
      </w:r>
    </w:p>
    <w:p w14:paraId="73AA80AB" w14:textId="77777777" w:rsidR="00DE3806" w:rsidRPr="00F20078" w:rsidRDefault="00DE3806" w:rsidP="00AD7B90">
      <w:pPr>
        <w:jc w:val="both"/>
        <w:rPr>
          <w:rFonts w:ascii="Arial" w:hAnsi="Arial" w:cs="Arial"/>
        </w:rPr>
      </w:pPr>
      <w:r w:rsidRPr="00F20078">
        <w:rPr>
          <w:rFonts w:ascii="Arial" w:hAnsi="Arial" w:cs="Arial"/>
        </w:rPr>
        <w:t xml:space="preserve">        </w:t>
      </w:r>
      <w:proofErr w:type="gramStart"/>
      <w:r w:rsidRPr="00F20078">
        <w:rPr>
          <w:rFonts w:ascii="Arial" w:hAnsi="Arial" w:cs="Arial"/>
        </w:rPr>
        <w:t>if</w:t>
      </w:r>
      <w:proofErr w:type="gramEnd"/>
      <w:r w:rsidRPr="00F20078">
        <w:rPr>
          <w:rFonts w:ascii="Arial" w:hAnsi="Arial" w:cs="Arial"/>
        </w:rPr>
        <w:t xml:space="preserve"> indice2 &gt;= len(lista2): indice2 = len(lista2) - 1</w:t>
      </w:r>
    </w:p>
    <w:p w14:paraId="6F171B00" w14:textId="77777777" w:rsidR="00DE3806" w:rsidRPr="00F20078" w:rsidRDefault="00DE3806" w:rsidP="00AD7B90">
      <w:pPr>
        <w:jc w:val="both"/>
        <w:rPr>
          <w:rFonts w:ascii="Arial" w:hAnsi="Arial" w:cs="Arial"/>
          <w:lang w:val="pt-BR"/>
        </w:rPr>
      </w:pPr>
      <w:r w:rsidRPr="00F20078">
        <w:rPr>
          <w:rFonts w:ascii="Arial" w:hAnsi="Arial" w:cs="Arial"/>
        </w:rPr>
        <w:t xml:space="preserve">        </w:t>
      </w:r>
      <w:proofErr w:type="gramStart"/>
      <w:r w:rsidRPr="00F20078">
        <w:rPr>
          <w:rFonts w:ascii="Arial" w:hAnsi="Arial" w:cs="Arial"/>
          <w:lang w:val="pt-BR"/>
        </w:rPr>
        <w:t>atualiza2</w:t>
      </w:r>
      <w:proofErr w:type="gramEnd"/>
      <w:r w:rsidRPr="00F20078">
        <w:rPr>
          <w:rFonts w:ascii="Arial" w:hAnsi="Arial" w:cs="Arial"/>
          <w:lang w:val="pt-BR"/>
        </w:rPr>
        <w:t>()</w:t>
      </w:r>
    </w:p>
    <w:p w14:paraId="6473CB01"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elif</w:t>
      </w:r>
      <w:proofErr w:type="gramEnd"/>
      <w:r w:rsidRPr="00F20078">
        <w:rPr>
          <w:rFonts w:ascii="Arial" w:hAnsi="Arial" w:cs="Arial"/>
          <w:lang w:val="pt-BR"/>
        </w:rPr>
        <w:t xml:space="preserve"> event == "-&lt;&lt;2-":</w:t>
      </w:r>
    </w:p>
    <w:p w14:paraId="493FD6E1"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indice2</w:t>
      </w:r>
      <w:proofErr w:type="gramEnd"/>
      <w:r w:rsidRPr="00F20078">
        <w:rPr>
          <w:rFonts w:ascii="Arial" w:hAnsi="Arial" w:cs="Arial"/>
          <w:lang w:val="pt-BR"/>
        </w:rPr>
        <w:t xml:space="preserve"> -= 1</w:t>
      </w:r>
    </w:p>
    <w:p w14:paraId="312356B2"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if</w:t>
      </w:r>
      <w:proofErr w:type="gramEnd"/>
      <w:r w:rsidRPr="00F20078">
        <w:rPr>
          <w:rFonts w:ascii="Arial" w:hAnsi="Arial" w:cs="Arial"/>
          <w:lang w:val="pt-BR"/>
        </w:rPr>
        <w:t xml:space="preserve"> indice2 &lt;= 0: indice2 = 0</w:t>
      </w:r>
    </w:p>
    <w:p w14:paraId="33C1C627" w14:textId="77777777" w:rsidR="00DE3806" w:rsidRPr="00F20078" w:rsidRDefault="00DE3806" w:rsidP="00AD7B90">
      <w:pPr>
        <w:jc w:val="both"/>
        <w:rPr>
          <w:rFonts w:ascii="Arial" w:hAnsi="Arial" w:cs="Arial"/>
          <w:lang w:val="pt-BR"/>
        </w:rPr>
      </w:pPr>
      <w:r w:rsidRPr="00F20078">
        <w:rPr>
          <w:rFonts w:ascii="Arial" w:hAnsi="Arial" w:cs="Arial"/>
          <w:lang w:val="pt-BR"/>
        </w:rPr>
        <w:t xml:space="preserve">        </w:t>
      </w:r>
      <w:proofErr w:type="gramStart"/>
      <w:r w:rsidRPr="00F20078">
        <w:rPr>
          <w:rFonts w:ascii="Arial" w:hAnsi="Arial" w:cs="Arial"/>
          <w:lang w:val="pt-BR"/>
        </w:rPr>
        <w:t>atualiza2</w:t>
      </w:r>
      <w:proofErr w:type="gramEnd"/>
      <w:r w:rsidRPr="00F20078">
        <w:rPr>
          <w:rFonts w:ascii="Arial" w:hAnsi="Arial" w:cs="Arial"/>
          <w:lang w:val="pt-BR"/>
        </w:rPr>
        <w:t>()</w:t>
      </w:r>
    </w:p>
    <w:p w14:paraId="2BDB97B1" w14:textId="77777777" w:rsidR="00DE3806" w:rsidRPr="00F20078" w:rsidRDefault="00DE3806" w:rsidP="00AD7B90">
      <w:pPr>
        <w:jc w:val="both"/>
        <w:rPr>
          <w:rFonts w:ascii="Arial" w:hAnsi="Arial" w:cs="Arial"/>
          <w:lang w:val="pt-BR"/>
        </w:rPr>
      </w:pPr>
    </w:p>
    <w:p w14:paraId="22572CC1" w14:textId="77777777" w:rsidR="00DE3806" w:rsidRPr="00F20078" w:rsidRDefault="00DE3806" w:rsidP="00AD7B90">
      <w:pPr>
        <w:jc w:val="both"/>
        <w:rPr>
          <w:rFonts w:ascii="Arial" w:hAnsi="Arial" w:cs="Arial"/>
          <w:lang w:val="pt-BR"/>
        </w:rPr>
      </w:pPr>
      <w:proofErr w:type="gramStart"/>
      <w:r w:rsidRPr="00F20078">
        <w:rPr>
          <w:rFonts w:ascii="Arial" w:hAnsi="Arial" w:cs="Arial"/>
          <w:lang w:val="pt-BR"/>
        </w:rPr>
        <w:t>window</w:t>
      </w:r>
      <w:proofErr w:type="gramEnd"/>
      <w:r w:rsidRPr="00F20078">
        <w:rPr>
          <w:rFonts w:ascii="Arial" w:hAnsi="Arial" w:cs="Arial"/>
          <w:lang w:val="pt-BR"/>
        </w:rPr>
        <w:t>.close()</w:t>
      </w:r>
    </w:p>
    <w:p w14:paraId="055CBE96" w14:textId="77777777" w:rsidR="00DE3806" w:rsidRPr="00F20078" w:rsidRDefault="00DE3806" w:rsidP="00AD7B90">
      <w:pPr>
        <w:jc w:val="both"/>
        <w:rPr>
          <w:rFonts w:ascii="Arial" w:hAnsi="Arial" w:cs="Arial"/>
          <w:lang w:val="pt-BR"/>
        </w:rPr>
      </w:pPr>
    </w:p>
    <w:p w14:paraId="52082522" w14:textId="77777777" w:rsidR="00DE3806" w:rsidRPr="00F20078" w:rsidRDefault="00DE3806" w:rsidP="00AD7B90">
      <w:pPr>
        <w:jc w:val="both"/>
        <w:rPr>
          <w:rFonts w:ascii="Arial" w:hAnsi="Arial" w:cs="Arial"/>
          <w:lang w:val="pt-BR"/>
        </w:rPr>
      </w:pPr>
      <w:r w:rsidRPr="00F20078">
        <w:rPr>
          <w:rFonts w:ascii="Arial" w:hAnsi="Arial" w:cs="Arial"/>
          <w:lang w:val="pt-BR"/>
        </w:rPr>
        <w:t># Fazer as mudanças para a base persistente</w:t>
      </w:r>
    </w:p>
    <w:p w14:paraId="1D855C60" w14:textId="77777777" w:rsidR="00DE3806" w:rsidRPr="00F20078" w:rsidRDefault="00DE3806" w:rsidP="00AD7B90">
      <w:pPr>
        <w:jc w:val="both"/>
        <w:rPr>
          <w:rFonts w:ascii="Arial" w:hAnsi="Arial" w:cs="Arial"/>
          <w:lang w:val="pt-BR"/>
        </w:rPr>
      </w:pPr>
      <w:proofErr w:type="gramStart"/>
      <w:r w:rsidRPr="00F20078">
        <w:rPr>
          <w:rFonts w:ascii="Arial" w:hAnsi="Arial" w:cs="Arial"/>
          <w:lang w:val="pt-BR"/>
        </w:rPr>
        <w:t>con</w:t>
      </w:r>
      <w:proofErr w:type="gramEnd"/>
      <w:r w:rsidRPr="00F20078">
        <w:rPr>
          <w:rFonts w:ascii="Arial" w:hAnsi="Arial" w:cs="Arial"/>
          <w:lang w:val="pt-BR"/>
        </w:rPr>
        <w:t>.commit()</w:t>
      </w:r>
    </w:p>
    <w:p w14:paraId="20358C3E" w14:textId="77777777" w:rsidR="00DE3806" w:rsidRPr="00F20078" w:rsidRDefault="00DE3806" w:rsidP="00AD7B90">
      <w:pPr>
        <w:jc w:val="both"/>
        <w:rPr>
          <w:rFonts w:ascii="Arial" w:hAnsi="Arial" w:cs="Arial"/>
          <w:lang w:val="pt-BR"/>
        </w:rPr>
      </w:pPr>
    </w:p>
    <w:p w14:paraId="4151F74C" w14:textId="77777777" w:rsidR="00DE3806" w:rsidRPr="00F20078" w:rsidRDefault="00DE3806" w:rsidP="00AD7B90">
      <w:pPr>
        <w:jc w:val="both"/>
        <w:rPr>
          <w:rFonts w:ascii="Arial" w:hAnsi="Arial" w:cs="Arial"/>
          <w:lang w:val="pt-BR"/>
        </w:rPr>
      </w:pPr>
      <w:r w:rsidRPr="00F20078">
        <w:rPr>
          <w:rFonts w:ascii="Arial" w:hAnsi="Arial" w:cs="Arial"/>
          <w:lang w:val="pt-BR"/>
        </w:rPr>
        <w:t># Fechar a comunicação com o servidor</w:t>
      </w:r>
    </w:p>
    <w:p w14:paraId="0088F11C" w14:textId="77777777" w:rsidR="00DE3806" w:rsidRPr="00F20078" w:rsidRDefault="00DE3806" w:rsidP="00AD7B90">
      <w:pPr>
        <w:jc w:val="both"/>
        <w:rPr>
          <w:rFonts w:ascii="Arial" w:hAnsi="Arial" w:cs="Arial"/>
        </w:rPr>
      </w:pPr>
      <w:proofErr w:type="gramStart"/>
      <w:r w:rsidRPr="00F20078">
        <w:rPr>
          <w:rFonts w:ascii="Arial" w:hAnsi="Arial" w:cs="Arial"/>
        </w:rPr>
        <w:t>cursor.close()</w:t>
      </w:r>
      <w:proofErr w:type="gramEnd"/>
    </w:p>
    <w:p w14:paraId="20967220" w14:textId="77777777" w:rsidR="00DE3806" w:rsidRPr="00F20078" w:rsidRDefault="00DE3806" w:rsidP="00AD7B90">
      <w:pPr>
        <w:jc w:val="both"/>
        <w:rPr>
          <w:rFonts w:ascii="Arial" w:hAnsi="Arial" w:cs="Arial"/>
        </w:rPr>
      </w:pPr>
      <w:proofErr w:type="gramStart"/>
      <w:r w:rsidRPr="00F20078">
        <w:rPr>
          <w:rFonts w:ascii="Arial" w:hAnsi="Arial" w:cs="Arial"/>
        </w:rPr>
        <w:t>con.close()</w:t>
      </w:r>
      <w:proofErr w:type="gramEnd"/>
    </w:p>
    <w:p w14:paraId="46A4FCE2" w14:textId="77777777" w:rsidR="00DE3806" w:rsidRPr="00F20078" w:rsidRDefault="00DE3806" w:rsidP="00AD7B90">
      <w:pPr>
        <w:jc w:val="both"/>
        <w:rPr>
          <w:rFonts w:ascii="Arial" w:hAnsi="Arial" w:cs="Arial"/>
        </w:rPr>
      </w:pPr>
    </w:p>
    <w:p w14:paraId="4286457A" w14:textId="77777777" w:rsidR="00DE3806" w:rsidRPr="00F20078" w:rsidRDefault="00DE3806" w:rsidP="00AD7B90">
      <w:pPr>
        <w:jc w:val="both"/>
        <w:rPr>
          <w:rFonts w:ascii="Arial" w:hAnsi="Arial" w:cs="Arial"/>
        </w:rPr>
      </w:pPr>
      <w:r w:rsidRPr="00F20078">
        <w:rPr>
          <w:rFonts w:ascii="Arial" w:hAnsi="Arial" w:cs="Arial"/>
        </w:rPr>
        <w:t>#</w:t>
      </w:r>
      <w:proofErr w:type="gramStart"/>
      <w:r w:rsidRPr="00F20078">
        <w:rPr>
          <w:rFonts w:ascii="Arial" w:hAnsi="Arial" w:cs="Arial"/>
        </w:rPr>
        <w:t>window.close()</w:t>
      </w:r>
      <w:proofErr w:type="gramEnd"/>
    </w:p>
    <w:p w14:paraId="34243389" w14:textId="77777777" w:rsidR="00DE3806" w:rsidRPr="00F20078" w:rsidRDefault="00DE3806" w:rsidP="00AD7B90">
      <w:pPr>
        <w:jc w:val="both"/>
        <w:rPr>
          <w:rFonts w:ascii="Arial" w:hAnsi="Arial" w:cs="Arial"/>
          <w:lang w:val="pt-BR"/>
        </w:rPr>
      </w:pPr>
      <w:r w:rsidRPr="00F20078">
        <w:rPr>
          <w:rFonts w:ascii="Arial" w:hAnsi="Arial" w:cs="Arial"/>
          <w:lang w:val="pt-BR"/>
        </w:rPr>
        <w:lastRenderedPageBreak/>
        <w:t>#</w:t>
      </w:r>
      <w:proofErr w:type="gramStart"/>
      <w:r w:rsidRPr="00F20078">
        <w:rPr>
          <w:rFonts w:ascii="Arial" w:hAnsi="Arial" w:cs="Arial"/>
          <w:lang w:val="pt-BR"/>
        </w:rPr>
        <w:t>cursor.</w:t>
      </w:r>
      <w:proofErr w:type="gramEnd"/>
      <w:r w:rsidRPr="00F20078">
        <w:rPr>
          <w:rFonts w:ascii="Arial" w:hAnsi="Arial" w:cs="Arial"/>
          <w:lang w:val="pt-BR"/>
        </w:rPr>
        <w:t>close()</w:t>
      </w:r>
    </w:p>
    <w:p w14:paraId="5495664C" w14:textId="6BD9DCEB" w:rsidR="00DE3806" w:rsidRPr="00F20078" w:rsidRDefault="00DE3806" w:rsidP="00AD7B90">
      <w:pPr>
        <w:jc w:val="both"/>
        <w:rPr>
          <w:rFonts w:ascii="Arial" w:hAnsi="Arial" w:cs="Arial"/>
          <w:lang w:val="pt-BR"/>
        </w:rPr>
      </w:pPr>
      <w:r w:rsidRPr="00F20078">
        <w:rPr>
          <w:rFonts w:ascii="Arial" w:hAnsi="Arial" w:cs="Arial"/>
          <w:lang w:val="pt-BR"/>
        </w:rPr>
        <w:t>#</w:t>
      </w:r>
      <w:proofErr w:type="gramStart"/>
      <w:r w:rsidRPr="00F20078">
        <w:rPr>
          <w:rFonts w:ascii="Arial" w:hAnsi="Arial" w:cs="Arial"/>
          <w:lang w:val="pt-BR"/>
        </w:rPr>
        <w:t>con.</w:t>
      </w:r>
      <w:proofErr w:type="gramEnd"/>
      <w:r w:rsidRPr="00F20078">
        <w:rPr>
          <w:rFonts w:ascii="Arial" w:hAnsi="Arial" w:cs="Arial"/>
          <w:lang w:val="pt-BR"/>
        </w:rPr>
        <w:t>close()</w:t>
      </w:r>
    </w:p>
    <w:p w14:paraId="6D9A9943" w14:textId="6BD9DCEB" w:rsidR="00DD3B22" w:rsidRPr="00F20078" w:rsidRDefault="6EB5642D" w:rsidP="00AD7B90">
      <w:pPr>
        <w:pStyle w:val="Ttulo1"/>
        <w:jc w:val="both"/>
        <w:rPr>
          <w:rFonts w:cs="Arial"/>
          <w:sz w:val="20"/>
          <w:szCs w:val="20"/>
          <w:lang w:val="pt-BR"/>
        </w:rPr>
      </w:pPr>
      <w:bookmarkStart w:id="49" w:name="_Toc64929754"/>
      <w:r w:rsidRPr="00F20078">
        <w:rPr>
          <w:rFonts w:cs="Arial"/>
          <w:sz w:val="20"/>
          <w:szCs w:val="20"/>
          <w:lang w:val="pt-BR"/>
        </w:rPr>
        <w:t>Extração de Dados Consolidados com Power BI</w:t>
      </w:r>
      <w:bookmarkEnd w:id="49"/>
    </w:p>
    <w:p w14:paraId="1C29CBE7" w14:textId="77777777" w:rsidR="00DE3806" w:rsidRPr="00F20078" w:rsidRDefault="00DE3806" w:rsidP="00AD7B90">
      <w:pPr>
        <w:jc w:val="both"/>
        <w:rPr>
          <w:rFonts w:ascii="Arial" w:hAnsi="Arial" w:cs="Arial"/>
          <w:lang w:val="pt-BR"/>
        </w:rPr>
      </w:pPr>
    </w:p>
    <w:p w14:paraId="00F8B510" w14:textId="4F66AE45" w:rsidR="005C5A96" w:rsidRPr="00F20078" w:rsidRDefault="00230700" w:rsidP="00AD7B90">
      <w:pPr>
        <w:pStyle w:val="Corpodetexto"/>
        <w:ind w:left="0"/>
        <w:jc w:val="both"/>
        <w:rPr>
          <w:rFonts w:ascii="Arial" w:hAnsi="Arial" w:cs="Arial"/>
          <w:b/>
          <w:lang w:val="pt-BR"/>
        </w:rPr>
      </w:pPr>
      <w:r w:rsidRPr="00F20078">
        <w:rPr>
          <w:rFonts w:ascii="Arial" w:hAnsi="Arial" w:cs="Arial"/>
          <w:b/>
          <w:lang w:val="pt-BR"/>
        </w:rPr>
        <w:t>Requisito nº</w:t>
      </w:r>
      <w:r w:rsidR="00CD1CD4">
        <w:rPr>
          <w:rFonts w:ascii="Arial" w:hAnsi="Arial" w:cs="Arial"/>
          <w:b/>
          <w:lang w:val="pt-BR"/>
        </w:rPr>
        <w:t>17</w:t>
      </w:r>
      <w:r w:rsidR="00DE3806" w:rsidRPr="00F20078">
        <w:rPr>
          <w:rFonts w:ascii="Arial" w:hAnsi="Arial" w:cs="Arial"/>
          <w:b/>
          <w:lang w:val="pt-BR"/>
        </w:rPr>
        <w:t xml:space="preserve"> </w:t>
      </w:r>
      <w:r w:rsidRPr="00F20078">
        <w:rPr>
          <w:rFonts w:ascii="Arial" w:hAnsi="Arial" w:cs="Arial"/>
          <w:b/>
          <w:lang w:val="pt-BR"/>
        </w:rPr>
        <w:t>Relatório Estoque Atual</w:t>
      </w:r>
    </w:p>
    <w:p w14:paraId="23D9F41B" w14:textId="1A71B295" w:rsidR="005C5A96" w:rsidRPr="00F20078" w:rsidRDefault="005C5A96" w:rsidP="00AD7B90">
      <w:pPr>
        <w:jc w:val="both"/>
        <w:rPr>
          <w:rFonts w:ascii="Arial" w:hAnsi="Arial" w:cs="Arial"/>
          <w:lang w:val="pt-BR"/>
        </w:rPr>
      </w:pPr>
      <w:r w:rsidRPr="00F20078">
        <w:rPr>
          <w:rFonts w:ascii="Arial" w:hAnsi="Arial" w:cs="Arial"/>
          <w:lang w:val="pt-BR"/>
        </w:rPr>
        <w:t>Tabela Fato = Estoque</w:t>
      </w:r>
    </w:p>
    <w:p w14:paraId="0827451B" w14:textId="0BD18C1C" w:rsidR="005C5A96" w:rsidRDefault="005C5A96" w:rsidP="00AD7B90">
      <w:pPr>
        <w:jc w:val="both"/>
        <w:rPr>
          <w:rFonts w:ascii="Arial" w:hAnsi="Arial" w:cs="Arial"/>
          <w:lang w:val="pt-BR"/>
        </w:rPr>
      </w:pPr>
      <w:r w:rsidRPr="00F20078">
        <w:rPr>
          <w:rFonts w:ascii="Arial" w:hAnsi="Arial" w:cs="Arial"/>
          <w:lang w:val="pt-BR"/>
        </w:rPr>
        <w:t xml:space="preserve">Tabela Dimensão = Pedido, Fornecimento, Produto, Troca, Descarte, Devolução e </w:t>
      </w:r>
      <w:proofErr w:type="gramStart"/>
      <w:r w:rsidRPr="00F20078">
        <w:rPr>
          <w:rFonts w:ascii="Arial" w:hAnsi="Arial" w:cs="Arial"/>
          <w:lang w:val="pt-BR"/>
        </w:rPr>
        <w:t>Data</w:t>
      </w:r>
      <w:proofErr w:type="gramEnd"/>
    </w:p>
    <w:p w14:paraId="56D8120F" w14:textId="77777777" w:rsidR="00F20078" w:rsidRPr="00F20078" w:rsidRDefault="00F20078" w:rsidP="00AD7B90">
      <w:pPr>
        <w:jc w:val="both"/>
        <w:rPr>
          <w:rFonts w:ascii="Arial" w:hAnsi="Arial" w:cs="Arial"/>
          <w:lang w:val="pt-BR"/>
        </w:rPr>
      </w:pPr>
    </w:p>
    <w:p w14:paraId="720B7ECC" w14:textId="0A2E29D2" w:rsidR="00230700" w:rsidRPr="00F20078" w:rsidRDefault="004A3757" w:rsidP="00AD7B90">
      <w:pPr>
        <w:pStyle w:val="InfoBlue"/>
        <w:rPr>
          <w:color w:val="auto"/>
        </w:rPr>
      </w:pPr>
      <w:r w:rsidRPr="00F20078">
        <w:rPr>
          <w:noProof/>
          <w:snapToGrid/>
          <w:color w:val="auto"/>
          <w:lang w:eastAsia="pt-BR"/>
        </w:rPr>
        <w:drawing>
          <wp:inline distT="0" distB="0" distL="0" distR="0" wp14:anchorId="288549D0" wp14:editId="2EF89F74">
            <wp:extent cx="5953125" cy="372087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60816" cy="3725678"/>
                    </a:xfrm>
                    <a:prstGeom prst="rect">
                      <a:avLst/>
                    </a:prstGeom>
                  </pic:spPr>
                </pic:pic>
              </a:graphicData>
            </a:graphic>
          </wp:inline>
        </w:drawing>
      </w:r>
    </w:p>
    <w:p w14:paraId="3B1E440A" w14:textId="6B83704F" w:rsidR="005B041B" w:rsidRPr="00F20078" w:rsidRDefault="005C5A96" w:rsidP="00AD7B90">
      <w:pPr>
        <w:spacing w:line="360" w:lineRule="auto"/>
        <w:jc w:val="both"/>
        <w:rPr>
          <w:rFonts w:ascii="Arial" w:hAnsi="Arial" w:cs="Arial"/>
          <w:lang w:val="pt-BR"/>
        </w:rPr>
      </w:pPr>
      <w:r w:rsidRPr="00F20078">
        <w:rPr>
          <w:rFonts w:ascii="Arial" w:hAnsi="Arial" w:cs="Arial"/>
          <w:noProof/>
          <w:snapToGrid/>
          <w:lang w:val="pt-BR" w:eastAsia="pt-BR"/>
        </w:rPr>
        <w:lastRenderedPageBreak/>
        <w:drawing>
          <wp:inline distT="0" distB="0" distL="0" distR="0" wp14:anchorId="2C788734" wp14:editId="1DACE080">
            <wp:extent cx="5943332" cy="3714750"/>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54" cy="3714951"/>
                    </a:xfrm>
                    <a:prstGeom prst="rect">
                      <a:avLst/>
                    </a:prstGeom>
                  </pic:spPr>
                </pic:pic>
              </a:graphicData>
            </a:graphic>
          </wp:inline>
        </w:drawing>
      </w:r>
    </w:p>
    <w:p w14:paraId="578BD5AB" w14:textId="77777777" w:rsidR="00230700" w:rsidRPr="00F20078" w:rsidRDefault="00230700" w:rsidP="00AD7B90">
      <w:pPr>
        <w:pStyle w:val="Corpodetexto"/>
        <w:ind w:left="0"/>
        <w:jc w:val="both"/>
        <w:rPr>
          <w:rFonts w:ascii="Arial" w:hAnsi="Arial" w:cs="Arial"/>
          <w:lang w:val="pt-BR"/>
        </w:rPr>
      </w:pPr>
      <w:r w:rsidRPr="00F20078">
        <w:rPr>
          <w:rFonts w:ascii="Arial" w:hAnsi="Arial" w:cs="Arial"/>
          <w:lang w:val="pt-BR"/>
        </w:rPr>
        <w:t>Medidas utilizadas = Quantidade compras, quantidade Vendas, quantidade trocas, quantidade devoluções e quantidade descartes.</w:t>
      </w:r>
    </w:p>
    <w:p w14:paraId="2A90D6FE" w14:textId="77777777" w:rsidR="00230700" w:rsidRPr="00F20078" w:rsidRDefault="00230700" w:rsidP="00AD7B90">
      <w:pPr>
        <w:pStyle w:val="Corpodetexto"/>
        <w:ind w:left="0"/>
        <w:jc w:val="both"/>
        <w:rPr>
          <w:rFonts w:ascii="Arial" w:hAnsi="Arial" w:cs="Arial"/>
          <w:lang w:val="pt-BR"/>
        </w:rPr>
      </w:pPr>
      <w:r w:rsidRPr="00F20078">
        <w:rPr>
          <w:rFonts w:ascii="Arial" w:hAnsi="Arial" w:cs="Arial"/>
          <w:lang w:val="pt-BR"/>
        </w:rPr>
        <w:t xml:space="preserve">Cálculo utilizado =  </w:t>
      </w:r>
      <w:proofErr w:type="gramStart"/>
      <w:r w:rsidRPr="00F20078">
        <w:rPr>
          <w:rFonts w:ascii="Arial" w:hAnsi="Arial" w:cs="Arial"/>
          <w:lang w:val="pt-BR"/>
        </w:rPr>
        <w:t>VolumeEstoque</w:t>
      </w:r>
      <w:proofErr w:type="gramEnd"/>
      <w:r w:rsidRPr="00F20078">
        <w:rPr>
          <w:rFonts w:ascii="Arial" w:hAnsi="Arial" w:cs="Arial"/>
          <w:lang w:val="pt-BR"/>
        </w:rPr>
        <w:t xml:space="preserve"> = [quantidadeCompras] – [quantidadeVendas] – [quantidadeDevoluções] – [quantidadeDescartes]</w:t>
      </w:r>
    </w:p>
    <w:p w14:paraId="43C532E7" w14:textId="10532E6A" w:rsidR="00AC607A" w:rsidRPr="00F20078" w:rsidRDefault="00230700" w:rsidP="00AD7B90">
      <w:pPr>
        <w:pStyle w:val="Corpodetexto"/>
        <w:ind w:left="0"/>
        <w:jc w:val="both"/>
        <w:rPr>
          <w:rFonts w:ascii="Arial" w:hAnsi="Arial" w:cs="Arial"/>
          <w:lang w:val="pt-BR"/>
        </w:rPr>
      </w:pPr>
      <w:r w:rsidRPr="00F20078">
        <w:rPr>
          <w:rFonts w:ascii="Arial" w:hAnsi="Arial" w:cs="Arial"/>
          <w:lang w:val="pt-BR"/>
        </w:rPr>
        <w:t>Gráficos utilizados = Cartão, gráfico de tabelas, gráfico de colunas empilhadas e gráfico de colunas agrupadas.</w:t>
      </w:r>
    </w:p>
    <w:sectPr w:rsidR="00AC607A" w:rsidRPr="00F20078">
      <w:headerReference w:type="default" r:id="rId18"/>
      <w:footerReference w:type="default" r:id="rId19"/>
      <w:pgSz w:w="12240" w:h="15840" w:code="1"/>
      <w:pgMar w:top="1417" w:right="1440" w:bottom="1417"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692289" w14:textId="77777777" w:rsidR="008F68E4" w:rsidRDefault="008F68E4">
      <w:pPr>
        <w:spacing w:line="240" w:lineRule="auto"/>
      </w:pPr>
      <w:r>
        <w:separator/>
      </w:r>
    </w:p>
  </w:endnote>
  <w:endnote w:type="continuationSeparator" w:id="0">
    <w:p w14:paraId="1FF7DEE8" w14:textId="77777777" w:rsidR="008F68E4" w:rsidRDefault="008F68E4">
      <w:pPr>
        <w:spacing w:line="240" w:lineRule="auto"/>
      </w:pPr>
      <w:r>
        <w:continuationSeparator/>
      </w:r>
    </w:p>
  </w:endnote>
  <w:endnote w:type="continuationNotice" w:id="1">
    <w:p w14:paraId="4247A521" w14:textId="77777777" w:rsidR="008F68E4" w:rsidRDefault="008F68E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D7B90" w14:paraId="57C9E21F" w14:textId="77777777">
      <w:tc>
        <w:tcPr>
          <w:tcW w:w="3162" w:type="dxa"/>
          <w:tcBorders>
            <w:top w:val="nil"/>
            <w:left w:val="nil"/>
            <w:bottom w:val="nil"/>
            <w:right w:val="nil"/>
          </w:tcBorders>
        </w:tcPr>
        <w:p w14:paraId="6C1E0CEE" w14:textId="218C5CDA" w:rsidR="00AD7B90" w:rsidRDefault="00AD7B90">
          <w:pPr>
            <w:ind w:right="360"/>
          </w:pPr>
        </w:p>
      </w:tc>
      <w:tc>
        <w:tcPr>
          <w:tcW w:w="3162" w:type="dxa"/>
          <w:tcBorders>
            <w:top w:val="nil"/>
            <w:left w:val="nil"/>
            <w:bottom w:val="nil"/>
            <w:right w:val="nil"/>
          </w:tcBorders>
        </w:tcPr>
        <w:p w14:paraId="57E2F906" w14:textId="3C2970B5" w:rsidR="00AD7B90" w:rsidRDefault="00AD7B90">
          <w:pPr>
            <w:jc w:val="center"/>
          </w:pPr>
          <w:r>
            <w:rPr>
              <w:rFonts w:ascii="Symbol" w:eastAsia="Symbol" w:hAnsi="Symbol" w:cs="Symbol"/>
            </w:rPr>
            <w:t></w:t>
          </w:r>
          <w:r w:rsidR="008F68E4">
            <w:fldChar w:fldCharType="begin"/>
          </w:r>
          <w:r w:rsidR="008F68E4">
            <w:instrText>DOCPROPERTY "Company"  \* MERGEFORMAT</w:instrText>
          </w:r>
          <w:r w:rsidR="008F68E4">
            <w:fldChar w:fldCharType="separate"/>
          </w:r>
          <w:r>
            <w:rPr>
              <w:b/>
              <w:bCs/>
            </w:rPr>
            <w:t>Adega Lovers</w:t>
          </w:r>
          <w:r w:rsidR="008F68E4">
            <w:rPr>
              <w:b/>
              <w:bCs/>
            </w:rPr>
            <w:fldChar w:fldCharType="end"/>
          </w:r>
          <w:r>
            <w:t xml:space="preserve">, </w:t>
          </w:r>
          <w:r>
            <w:rPr>
              <w:color w:val="2B579A"/>
              <w:shd w:val="clear" w:color="auto" w:fill="E6E6E6"/>
            </w:rPr>
            <w:fldChar w:fldCharType="begin"/>
          </w:r>
          <w:r>
            <w:instrText xml:space="preserve"> DATE \@ "yyyy" </w:instrText>
          </w:r>
          <w:r>
            <w:rPr>
              <w:color w:val="2B579A"/>
              <w:shd w:val="clear" w:color="auto" w:fill="E6E6E6"/>
            </w:rPr>
            <w:fldChar w:fldCharType="separate"/>
          </w:r>
          <w:r w:rsidR="00E27DB9">
            <w:rPr>
              <w:noProof/>
            </w:rPr>
            <w:t>2021</w:t>
          </w:r>
          <w:r>
            <w:rPr>
              <w:color w:val="2B579A"/>
              <w:shd w:val="clear" w:color="auto" w:fill="E6E6E6"/>
            </w:rPr>
            <w:fldChar w:fldCharType="end"/>
          </w:r>
        </w:p>
      </w:tc>
      <w:tc>
        <w:tcPr>
          <w:tcW w:w="3162" w:type="dxa"/>
          <w:tcBorders>
            <w:top w:val="nil"/>
            <w:left w:val="nil"/>
            <w:bottom w:val="nil"/>
            <w:right w:val="nil"/>
          </w:tcBorders>
        </w:tcPr>
        <w:p w14:paraId="3978510B" w14:textId="77777777" w:rsidR="00AD7B90" w:rsidRDefault="00AD7B90">
          <w:pPr>
            <w:jc w:val="right"/>
          </w:pPr>
          <w:r>
            <w:rPr>
              <w:lang w:val="pt-BR"/>
            </w:rPr>
            <w:t xml:space="preserve">Página </w:t>
          </w:r>
          <w:r>
            <w:rPr>
              <w:rStyle w:val="Nmerodepgina"/>
              <w:lang w:val="pt-BR"/>
            </w:rPr>
            <w:fldChar w:fldCharType="begin"/>
          </w:r>
          <w:r>
            <w:rPr>
              <w:rStyle w:val="Nmerodepgina"/>
              <w:lang w:val="pt-BR"/>
            </w:rPr>
            <w:instrText xml:space="preserve"> PAGE </w:instrText>
          </w:r>
          <w:r>
            <w:rPr>
              <w:rStyle w:val="Nmerodepgina"/>
              <w:lang w:val="pt-BR"/>
            </w:rPr>
            <w:fldChar w:fldCharType="separate"/>
          </w:r>
          <w:r w:rsidR="00E27DB9">
            <w:rPr>
              <w:rStyle w:val="Nmerodepgina"/>
              <w:noProof/>
              <w:lang w:val="pt-BR"/>
            </w:rPr>
            <w:t>12</w:t>
          </w:r>
          <w:r>
            <w:rPr>
              <w:rStyle w:val="Nmerodepgina"/>
              <w:lang w:val="pt-BR"/>
            </w:rPr>
            <w:fldChar w:fldCharType="end"/>
          </w:r>
        </w:p>
      </w:tc>
    </w:tr>
  </w:tbl>
  <w:p w14:paraId="76F491E8" w14:textId="77777777" w:rsidR="00AD7B90" w:rsidRDefault="00AD7B9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568A0F" w14:textId="77777777" w:rsidR="008F68E4" w:rsidRDefault="008F68E4">
      <w:pPr>
        <w:spacing w:line="240" w:lineRule="auto"/>
      </w:pPr>
      <w:r>
        <w:separator/>
      </w:r>
    </w:p>
  </w:footnote>
  <w:footnote w:type="continuationSeparator" w:id="0">
    <w:p w14:paraId="4271DF50" w14:textId="77777777" w:rsidR="008F68E4" w:rsidRDefault="008F68E4">
      <w:pPr>
        <w:spacing w:line="240" w:lineRule="auto"/>
      </w:pPr>
      <w:r>
        <w:continuationSeparator/>
      </w:r>
    </w:p>
  </w:footnote>
  <w:footnote w:type="continuationNotice" w:id="1">
    <w:p w14:paraId="4388279F" w14:textId="77777777" w:rsidR="008F68E4" w:rsidRDefault="008F68E4">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0725F6" w14:textId="77777777" w:rsidR="00AD7B90" w:rsidRDefault="00AD7B90">
    <w:pPr>
      <w:rPr>
        <w:sz w:val="24"/>
        <w:szCs w:val="24"/>
      </w:rPr>
    </w:pPr>
  </w:p>
  <w:p w14:paraId="39484547" w14:textId="77777777" w:rsidR="00AD7B90" w:rsidRDefault="00AD7B90">
    <w:pPr>
      <w:pBdr>
        <w:top w:val="single" w:sz="6" w:space="1" w:color="auto"/>
      </w:pBdr>
      <w:rPr>
        <w:sz w:val="24"/>
        <w:szCs w:val="24"/>
      </w:rPr>
    </w:pPr>
  </w:p>
  <w:p w14:paraId="40719CEF" w14:textId="60B8070F" w:rsidR="00AD7B90" w:rsidRDefault="00AD7B90" w:rsidP="005A3825">
    <w:pPr>
      <w:jc w:val="center"/>
      <w:rPr>
        <w:sz w:val="24"/>
        <w:szCs w:val="24"/>
      </w:rPr>
    </w:pPr>
    <w:r w:rsidRPr="007225E9">
      <w:rPr>
        <w:noProof/>
        <w:color w:val="2B579A"/>
        <w:shd w:val="clear" w:color="auto" w:fill="E6E6E6"/>
        <w:lang w:val="pt-BR" w:eastAsia="pt-BR"/>
      </w:rPr>
      <w:drawing>
        <wp:inline distT="0" distB="0" distL="0" distR="0" wp14:anchorId="0EF3AFFB" wp14:editId="35B2E861">
          <wp:extent cx="5518150" cy="9779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518150" cy="977900"/>
                  </a:xfrm>
                  <a:prstGeom prst="rect">
                    <a:avLst/>
                  </a:prstGeom>
                  <a:noFill/>
                  <a:ln>
                    <a:noFill/>
                  </a:ln>
                </pic:spPr>
              </pic:pic>
            </a:graphicData>
          </a:graphic>
        </wp:inline>
      </w:drawing>
    </w:r>
  </w:p>
  <w:p w14:paraId="619E6533" w14:textId="77777777" w:rsidR="00AD7B90" w:rsidRDefault="00AD7B9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D7B90" w14:paraId="279AAB39" w14:textId="77777777" w:rsidTr="00F50CBF">
      <w:tc>
        <w:tcPr>
          <w:tcW w:w="6379" w:type="dxa"/>
          <w:tcBorders>
            <w:top w:val="single" w:sz="6" w:space="0" w:color="auto"/>
            <w:left w:val="single" w:sz="6" w:space="0" w:color="auto"/>
            <w:bottom w:val="single" w:sz="6" w:space="0" w:color="auto"/>
            <w:right w:val="single" w:sz="6" w:space="0" w:color="auto"/>
          </w:tcBorders>
        </w:tcPr>
        <w:p w14:paraId="6D545923" w14:textId="5339CCA6" w:rsidR="00AD7B90" w:rsidRDefault="00AD7B90">
          <w:r>
            <w:rPr>
              <w:b/>
              <w:bCs/>
            </w:rPr>
            <w:t>Adega Lovers</w:t>
          </w:r>
        </w:p>
      </w:tc>
      <w:tc>
        <w:tcPr>
          <w:tcW w:w="3179" w:type="dxa"/>
          <w:tcBorders>
            <w:top w:val="single" w:sz="6" w:space="0" w:color="auto"/>
            <w:left w:val="single" w:sz="6" w:space="0" w:color="auto"/>
            <w:bottom w:val="single" w:sz="6" w:space="0" w:color="auto"/>
            <w:right w:val="single" w:sz="6" w:space="0" w:color="auto"/>
          </w:tcBorders>
        </w:tcPr>
        <w:p w14:paraId="57EC8442" w14:textId="7989BF9A" w:rsidR="00AD7B90" w:rsidRDefault="00AD7B90" w:rsidP="003C0877">
          <w:pPr>
            <w:tabs>
              <w:tab w:val="left" w:pos="1135"/>
            </w:tabs>
            <w:spacing w:before="40"/>
            <w:ind w:right="68"/>
          </w:pPr>
          <w:r>
            <w:t xml:space="preserve">  </w:t>
          </w:r>
          <w:r>
            <w:rPr>
              <w:lang w:val="pt-BR"/>
            </w:rPr>
            <w:t>Versão:</w:t>
          </w:r>
          <w:r>
            <w:t xml:space="preserve">           &lt;2.3&gt;</w:t>
          </w:r>
        </w:p>
      </w:tc>
    </w:tr>
    <w:tr w:rsidR="00AD7B90" w14:paraId="30256AEA" w14:textId="77777777" w:rsidTr="00F50CBF">
      <w:tc>
        <w:tcPr>
          <w:tcW w:w="6379" w:type="dxa"/>
          <w:tcBorders>
            <w:top w:val="single" w:sz="6" w:space="0" w:color="auto"/>
            <w:left w:val="single" w:sz="6" w:space="0" w:color="auto"/>
            <w:bottom w:val="single" w:sz="6" w:space="0" w:color="auto"/>
            <w:right w:val="single" w:sz="6" w:space="0" w:color="auto"/>
          </w:tcBorders>
        </w:tcPr>
        <w:p w14:paraId="73A77BFA" w14:textId="28353538" w:rsidR="00AD7B90" w:rsidRDefault="00AD7B90">
          <w:r>
            <w:t>Documento Projeto Integrador I</w:t>
          </w:r>
        </w:p>
      </w:tc>
      <w:tc>
        <w:tcPr>
          <w:tcW w:w="3179" w:type="dxa"/>
          <w:tcBorders>
            <w:top w:val="single" w:sz="6" w:space="0" w:color="auto"/>
            <w:left w:val="single" w:sz="6" w:space="0" w:color="auto"/>
            <w:bottom w:val="single" w:sz="6" w:space="0" w:color="auto"/>
            <w:right w:val="single" w:sz="6" w:space="0" w:color="auto"/>
          </w:tcBorders>
        </w:tcPr>
        <w:p w14:paraId="7B4C1097" w14:textId="7EE0AD1A" w:rsidR="00AD7B90" w:rsidRDefault="00AD7B90" w:rsidP="00AD7B90">
          <w:pPr>
            <w:rPr>
              <w:lang w:val="pt-BR"/>
            </w:rPr>
          </w:pPr>
          <w:r>
            <w:t xml:space="preserve">  </w:t>
          </w:r>
          <w:r>
            <w:rPr>
              <w:lang w:val="pt-BR"/>
            </w:rPr>
            <w:t>Data: &lt;13/12/2021&gt;</w:t>
          </w:r>
        </w:p>
      </w:tc>
    </w:tr>
  </w:tbl>
  <w:p w14:paraId="4A6DE228" w14:textId="6B0C4102" w:rsidR="00AD7B90" w:rsidRDefault="00AD7B90">
    <w:pPr>
      <w:pStyle w:val="Cabealho"/>
      <w:rPr>
        <w:lang w:val="pt-BR"/>
      </w:rPr>
    </w:pPr>
  </w:p>
</w:hdr>
</file>

<file path=word/intelligence.xml><?xml version="1.0" encoding="utf-8"?>
<int:Intelligence xmlns:int="http://schemas.microsoft.com/office/intelligence/2019/intelligence">
  <int:IntelligenceSettings/>
  <int:Manifest>
    <int:WordHash hashCode="4nFh3dK1UQulee" id="8Z/nGnpz"/>
    <int:WordHash hashCode="rTZ9TKngw/Ua6g" id="lfllfHVP"/>
    <int:WordHash hashCode="Ty5uK+Zm3Hl4IA" id="zixcGapt"/>
    <int:WordHash hashCode="8RDHH2N6yb61Wy" id="4HZVaq6l"/>
    <int:WordHash hashCode="5hseIbkoZCBizZ" id="t11Z229s"/>
    <int:WordHash hashCode="J6v9M8V2SrEs/O" id="JFj2AghF"/>
    <int:WordHash hashCode="IVya9dqYSwbweC" id="nGC210pl"/>
    <int:WordHash hashCode="Gv8V+SNLzF2poE" id="w6WJHsUS"/>
  </int:Manifest>
  <int:Observations>
    <int:Content id="8Z/nGnpz">
      <int:Rejection type="LegacyProofing"/>
    </int:Content>
    <int:Content id="lfllfHVP">
      <int:Rejection type="LegacyProofing"/>
    </int:Content>
    <int:Content id="zixcGapt">
      <int:Rejection type="LegacyProofing"/>
    </int:Content>
    <int:Content id="4HZVaq6l">
      <int:Rejection type="LegacyProofing"/>
    </int:Content>
    <int:Content id="t11Z229s">
      <int:Rejection type="LegacyProofing"/>
    </int:Content>
    <int:Content id="JFj2AghF">
      <int:Rejection type="LegacyProofing"/>
    </int:Content>
    <int:Content id="nGC210pl">
      <int:Rejection type="LegacyProofing"/>
    </int:Content>
    <int:Content id="w6WJHsUS">
      <int:Rejection type="LegacyProofing"/>
    </int:Content>
  </int:Observations>
</int: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Ttulo1"/>
      <w:lvlText w:val="%1."/>
      <w:lvlJc w:val="left"/>
    </w:lvl>
    <w:lvl w:ilvl="1">
      <w:start w:val="1"/>
      <w:numFmt w:val="decimal"/>
      <w:pStyle w:val="Ttulo2"/>
      <w:lvlText w:val="%1.%2"/>
      <w:lvlJc w:val="left"/>
    </w:lvl>
    <w:lvl w:ilvl="2">
      <w:start w:val="1"/>
      <w:numFmt w:val="decimal"/>
      <w:pStyle w:val="Ttulo3"/>
      <w:lvlText w:val="%1.%2.%3"/>
      <w:lvlJc w:val="left"/>
    </w:lvl>
    <w:lvl w:ilvl="3">
      <w:start w:val="1"/>
      <w:numFmt w:val="decimal"/>
      <w:pStyle w:val="Ttulo4"/>
      <w:lvlText w:val="%1.%2.%3.%4"/>
      <w:lvlJc w:val="left"/>
    </w:lvl>
    <w:lvl w:ilvl="4">
      <w:start w:val="1"/>
      <w:numFmt w:val="decimal"/>
      <w:pStyle w:val="Ttulo5"/>
      <w:lvlText w:val="%1.%2.%3.%4.%5"/>
      <w:lvlJc w:val="left"/>
    </w:lvl>
    <w:lvl w:ilvl="5">
      <w:start w:val="1"/>
      <w:numFmt w:val="decimal"/>
      <w:pStyle w:val="Ttulo6"/>
      <w:lvlText w:val="%1.%2.%3.%4.%5.%6"/>
      <w:lvlJc w:val="left"/>
    </w:lvl>
    <w:lvl w:ilvl="6">
      <w:start w:val="1"/>
      <w:numFmt w:val="decimal"/>
      <w:pStyle w:val="Ttulo7"/>
      <w:lvlText w:val="%1.%2.%3.%4.%5.%6.%7"/>
      <w:lvlJc w:val="left"/>
    </w:lvl>
    <w:lvl w:ilvl="7">
      <w:start w:val="1"/>
      <w:numFmt w:val="decimal"/>
      <w:pStyle w:val="Ttulo8"/>
      <w:lvlText w:val="%1.%2.%3.%4.%5.%6.%7.%8"/>
      <w:lvlJc w:val="left"/>
    </w:lvl>
    <w:lvl w:ilvl="8">
      <w:start w:val="1"/>
      <w:numFmt w:val="decimal"/>
      <w:pStyle w:val="Ttulo9"/>
      <w:lvlText w:val="%1.%2.%3.%4.%5.%6.%7.%8.%9"/>
      <w:lvlJc w:val="left"/>
    </w:lvl>
  </w:abstractNum>
  <w:abstractNum w:abstractNumId="1">
    <w:nsid w:val="09E37534"/>
    <w:multiLevelType w:val="hybridMultilevel"/>
    <w:tmpl w:val="FFFFFFFF"/>
    <w:lvl w:ilvl="0" w:tplc="2B52535A">
      <w:start w:val="1"/>
      <w:numFmt w:val="bullet"/>
      <w:lvlText w:val=""/>
      <w:lvlJc w:val="left"/>
      <w:pPr>
        <w:ind w:left="720" w:hanging="360"/>
      </w:pPr>
      <w:rPr>
        <w:rFonts w:ascii="Symbol" w:hAnsi="Symbol" w:hint="default"/>
      </w:rPr>
    </w:lvl>
    <w:lvl w:ilvl="1" w:tplc="3BEAE3E8">
      <w:start w:val="1"/>
      <w:numFmt w:val="bullet"/>
      <w:lvlText w:val="o"/>
      <w:lvlJc w:val="left"/>
      <w:pPr>
        <w:ind w:left="1440" w:hanging="360"/>
      </w:pPr>
      <w:rPr>
        <w:rFonts w:ascii="Courier New" w:hAnsi="Courier New" w:hint="default"/>
      </w:rPr>
    </w:lvl>
    <w:lvl w:ilvl="2" w:tplc="F2707C78">
      <w:start w:val="1"/>
      <w:numFmt w:val="bullet"/>
      <w:lvlText w:val=""/>
      <w:lvlJc w:val="left"/>
      <w:pPr>
        <w:ind w:left="2160" w:hanging="360"/>
      </w:pPr>
      <w:rPr>
        <w:rFonts w:ascii="Wingdings" w:hAnsi="Wingdings" w:hint="default"/>
      </w:rPr>
    </w:lvl>
    <w:lvl w:ilvl="3" w:tplc="99B8D51E">
      <w:start w:val="1"/>
      <w:numFmt w:val="bullet"/>
      <w:lvlText w:val=""/>
      <w:lvlJc w:val="left"/>
      <w:pPr>
        <w:ind w:left="2880" w:hanging="360"/>
      </w:pPr>
      <w:rPr>
        <w:rFonts w:ascii="Symbol" w:hAnsi="Symbol" w:hint="default"/>
      </w:rPr>
    </w:lvl>
    <w:lvl w:ilvl="4" w:tplc="83F03228">
      <w:start w:val="1"/>
      <w:numFmt w:val="bullet"/>
      <w:lvlText w:val="o"/>
      <w:lvlJc w:val="left"/>
      <w:pPr>
        <w:ind w:left="3600" w:hanging="360"/>
      </w:pPr>
      <w:rPr>
        <w:rFonts w:ascii="Courier New" w:hAnsi="Courier New" w:hint="default"/>
      </w:rPr>
    </w:lvl>
    <w:lvl w:ilvl="5" w:tplc="93327234">
      <w:start w:val="1"/>
      <w:numFmt w:val="bullet"/>
      <w:lvlText w:val=""/>
      <w:lvlJc w:val="left"/>
      <w:pPr>
        <w:ind w:left="4320" w:hanging="360"/>
      </w:pPr>
      <w:rPr>
        <w:rFonts w:ascii="Wingdings" w:hAnsi="Wingdings" w:hint="default"/>
      </w:rPr>
    </w:lvl>
    <w:lvl w:ilvl="6" w:tplc="9DAC3CF6">
      <w:start w:val="1"/>
      <w:numFmt w:val="bullet"/>
      <w:lvlText w:val=""/>
      <w:lvlJc w:val="left"/>
      <w:pPr>
        <w:ind w:left="5040" w:hanging="360"/>
      </w:pPr>
      <w:rPr>
        <w:rFonts w:ascii="Symbol" w:hAnsi="Symbol" w:hint="default"/>
      </w:rPr>
    </w:lvl>
    <w:lvl w:ilvl="7" w:tplc="32BE1368">
      <w:start w:val="1"/>
      <w:numFmt w:val="bullet"/>
      <w:lvlText w:val="o"/>
      <w:lvlJc w:val="left"/>
      <w:pPr>
        <w:ind w:left="5760" w:hanging="360"/>
      </w:pPr>
      <w:rPr>
        <w:rFonts w:ascii="Courier New" w:hAnsi="Courier New" w:hint="default"/>
      </w:rPr>
    </w:lvl>
    <w:lvl w:ilvl="8" w:tplc="F946AD30">
      <w:start w:val="1"/>
      <w:numFmt w:val="bullet"/>
      <w:lvlText w:val=""/>
      <w:lvlJc w:val="left"/>
      <w:pPr>
        <w:ind w:left="6480" w:hanging="360"/>
      </w:pPr>
      <w:rPr>
        <w:rFonts w:ascii="Wingdings" w:hAnsi="Wingdings" w:hint="default"/>
      </w:rPr>
    </w:lvl>
  </w:abstractNum>
  <w:abstractNum w:abstractNumId="2">
    <w:nsid w:val="0B65583E"/>
    <w:multiLevelType w:val="multilevel"/>
    <w:tmpl w:val="F1BC62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090980"/>
    <w:multiLevelType w:val="hybridMultilevel"/>
    <w:tmpl w:val="FFFFFFFF"/>
    <w:lvl w:ilvl="0" w:tplc="3C6A23DA">
      <w:start w:val="1"/>
      <w:numFmt w:val="bullet"/>
      <w:lvlText w:val=""/>
      <w:lvlJc w:val="left"/>
      <w:pPr>
        <w:ind w:left="720" w:hanging="360"/>
      </w:pPr>
      <w:rPr>
        <w:rFonts w:ascii="Symbol" w:hAnsi="Symbol" w:hint="default"/>
      </w:rPr>
    </w:lvl>
    <w:lvl w:ilvl="1" w:tplc="DD6874DC">
      <w:start w:val="1"/>
      <w:numFmt w:val="bullet"/>
      <w:lvlText w:val="o"/>
      <w:lvlJc w:val="left"/>
      <w:pPr>
        <w:ind w:left="1440" w:hanging="360"/>
      </w:pPr>
      <w:rPr>
        <w:rFonts w:ascii="Courier New" w:hAnsi="Courier New" w:hint="default"/>
      </w:rPr>
    </w:lvl>
    <w:lvl w:ilvl="2" w:tplc="7C287560">
      <w:start w:val="1"/>
      <w:numFmt w:val="bullet"/>
      <w:lvlText w:val=""/>
      <w:lvlJc w:val="left"/>
      <w:pPr>
        <w:ind w:left="2160" w:hanging="360"/>
      </w:pPr>
      <w:rPr>
        <w:rFonts w:ascii="Wingdings" w:hAnsi="Wingdings" w:hint="default"/>
      </w:rPr>
    </w:lvl>
    <w:lvl w:ilvl="3" w:tplc="70F030B2">
      <w:start w:val="1"/>
      <w:numFmt w:val="bullet"/>
      <w:lvlText w:val=""/>
      <w:lvlJc w:val="left"/>
      <w:pPr>
        <w:ind w:left="2880" w:hanging="360"/>
      </w:pPr>
      <w:rPr>
        <w:rFonts w:ascii="Symbol" w:hAnsi="Symbol" w:hint="default"/>
      </w:rPr>
    </w:lvl>
    <w:lvl w:ilvl="4" w:tplc="73F601FC">
      <w:start w:val="1"/>
      <w:numFmt w:val="bullet"/>
      <w:lvlText w:val="o"/>
      <w:lvlJc w:val="left"/>
      <w:pPr>
        <w:ind w:left="3600" w:hanging="360"/>
      </w:pPr>
      <w:rPr>
        <w:rFonts w:ascii="Courier New" w:hAnsi="Courier New" w:hint="default"/>
      </w:rPr>
    </w:lvl>
    <w:lvl w:ilvl="5" w:tplc="7AB028B2">
      <w:start w:val="1"/>
      <w:numFmt w:val="bullet"/>
      <w:lvlText w:val=""/>
      <w:lvlJc w:val="left"/>
      <w:pPr>
        <w:ind w:left="4320" w:hanging="360"/>
      </w:pPr>
      <w:rPr>
        <w:rFonts w:ascii="Wingdings" w:hAnsi="Wingdings" w:hint="default"/>
      </w:rPr>
    </w:lvl>
    <w:lvl w:ilvl="6" w:tplc="88D4D7A6">
      <w:start w:val="1"/>
      <w:numFmt w:val="bullet"/>
      <w:lvlText w:val=""/>
      <w:lvlJc w:val="left"/>
      <w:pPr>
        <w:ind w:left="5040" w:hanging="360"/>
      </w:pPr>
      <w:rPr>
        <w:rFonts w:ascii="Symbol" w:hAnsi="Symbol" w:hint="default"/>
      </w:rPr>
    </w:lvl>
    <w:lvl w:ilvl="7" w:tplc="904092F6">
      <w:start w:val="1"/>
      <w:numFmt w:val="bullet"/>
      <w:lvlText w:val="o"/>
      <w:lvlJc w:val="left"/>
      <w:pPr>
        <w:ind w:left="5760" w:hanging="360"/>
      </w:pPr>
      <w:rPr>
        <w:rFonts w:ascii="Courier New" w:hAnsi="Courier New" w:hint="default"/>
      </w:rPr>
    </w:lvl>
    <w:lvl w:ilvl="8" w:tplc="6AEA2804">
      <w:start w:val="1"/>
      <w:numFmt w:val="bullet"/>
      <w:lvlText w:val=""/>
      <w:lvlJc w:val="left"/>
      <w:pPr>
        <w:ind w:left="6480" w:hanging="360"/>
      </w:pPr>
      <w:rPr>
        <w:rFonts w:ascii="Wingdings" w:hAnsi="Wingdings" w:hint="default"/>
      </w:rPr>
    </w:lvl>
  </w:abstractNum>
  <w:abstractNum w:abstractNumId="4">
    <w:nsid w:val="1A264897"/>
    <w:multiLevelType w:val="hybridMultilevel"/>
    <w:tmpl w:val="F476E6CA"/>
    <w:lvl w:ilvl="0" w:tplc="5FE448F4">
      <w:start w:val="1"/>
      <w:numFmt w:val="bullet"/>
      <w:lvlText w:val=""/>
      <w:lvlJc w:val="left"/>
      <w:pPr>
        <w:ind w:left="720" w:hanging="360"/>
      </w:pPr>
      <w:rPr>
        <w:rFonts w:ascii="Symbol" w:hAnsi="Symbol" w:hint="default"/>
      </w:rPr>
    </w:lvl>
    <w:lvl w:ilvl="1" w:tplc="2E98F310">
      <w:start w:val="1"/>
      <w:numFmt w:val="bullet"/>
      <w:lvlText w:val="o"/>
      <w:lvlJc w:val="left"/>
      <w:pPr>
        <w:ind w:left="1440" w:hanging="360"/>
      </w:pPr>
      <w:rPr>
        <w:rFonts w:ascii="Courier New" w:hAnsi="Courier New" w:hint="default"/>
      </w:rPr>
    </w:lvl>
    <w:lvl w:ilvl="2" w:tplc="68B8B400">
      <w:start w:val="1"/>
      <w:numFmt w:val="bullet"/>
      <w:lvlText w:val=""/>
      <w:lvlJc w:val="left"/>
      <w:pPr>
        <w:ind w:left="2160" w:hanging="360"/>
      </w:pPr>
      <w:rPr>
        <w:rFonts w:ascii="Wingdings" w:hAnsi="Wingdings" w:hint="default"/>
      </w:rPr>
    </w:lvl>
    <w:lvl w:ilvl="3" w:tplc="131EB6D0">
      <w:start w:val="1"/>
      <w:numFmt w:val="bullet"/>
      <w:lvlText w:val=""/>
      <w:lvlJc w:val="left"/>
      <w:pPr>
        <w:ind w:left="2880" w:hanging="360"/>
      </w:pPr>
      <w:rPr>
        <w:rFonts w:ascii="Symbol" w:hAnsi="Symbol" w:hint="default"/>
      </w:rPr>
    </w:lvl>
    <w:lvl w:ilvl="4" w:tplc="C9DC85B4">
      <w:start w:val="1"/>
      <w:numFmt w:val="bullet"/>
      <w:lvlText w:val="o"/>
      <w:lvlJc w:val="left"/>
      <w:pPr>
        <w:ind w:left="3600" w:hanging="360"/>
      </w:pPr>
      <w:rPr>
        <w:rFonts w:ascii="Courier New" w:hAnsi="Courier New" w:hint="default"/>
      </w:rPr>
    </w:lvl>
    <w:lvl w:ilvl="5" w:tplc="E814F620">
      <w:start w:val="1"/>
      <w:numFmt w:val="bullet"/>
      <w:lvlText w:val=""/>
      <w:lvlJc w:val="left"/>
      <w:pPr>
        <w:ind w:left="4320" w:hanging="360"/>
      </w:pPr>
      <w:rPr>
        <w:rFonts w:ascii="Wingdings" w:hAnsi="Wingdings" w:hint="default"/>
      </w:rPr>
    </w:lvl>
    <w:lvl w:ilvl="6" w:tplc="B03A3E2C">
      <w:start w:val="1"/>
      <w:numFmt w:val="bullet"/>
      <w:lvlText w:val=""/>
      <w:lvlJc w:val="left"/>
      <w:pPr>
        <w:ind w:left="5040" w:hanging="360"/>
      </w:pPr>
      <w:rPr>
        <w:rFonts w:ascii="Symbol" w:hAnsi="Symbol" w:hint="default"/>
      </w:rPr>
    </w:lvl>
    <w:lvl w:ilvl="7" w:tplc="7208062C">
      <w:start w:val="1"/>
      <w:numFmt w:val="bullet"/>
      <w:lvlText w:val="o"/>
      <w:lvlJc w:val="left"/>
      <w:pPr>
        <w:ind w:left="5760" w:hanging="360"/>
      </w:pPr>
      <w:rPr>
        <w:rFonts w:ascii="Courier New" w:hAnsi="Courier New" w:hint="default"/>
      </w:rPr>
    </w:lvl>
    <w:lvl w:ilvl="8" w:tplc="29DEAF80">
      <w:start w:val="1"/>
      <w:numFmt w:val="bullet"/>
      <w:lvlText w:val=""/>
      <w:lvlJc w:val="left"/>
      <w:pPr>
        <w:ind w:left="6480" w:hanging="360"/>
      </w:pPr>
      <w:rPr>
        <w:rFonts w:ascii="Wingdings" w:hAnsi="Wingdings" w:hint="default"/>
      </w:rPr>
    </w:lvl>
  </w:abstractNum>
  <w:abstractNum w:abstractNumId="5">
    <w:nsid w:val="1B5D73D8"/>
    <w:multiLevelType w:val="hybridMultilevel"/>
    <w:tmpl w:val="FFFFFFFF"/>
    <w:lvl w:ilvl="0" w:tplc="D8D89966">
      <w:start w:val="1"/>
      <w:numFmt w:val="bullet"/>
      <w:lvlText w:val=""/>
      <w:lvlJc w:val="left"/>
      <w:pPr>
        <w:ind w:left="720" w:hanging="360"/>
      </w:pPr>
      <w:rPr>
        <w:rFonts w:ascii="Symbol" w:hAnsi="Symbol" w:hint="default"/>
      </w:rPr>
    </w:lvl>
    <w:lvl w:ilvl="1" w:tplc="5FA0E314">
      <w:start w:val="1"/>
      <w:numFmt w:val="bullet"/>
      <w:lvlText w:val="o"/>
      <w:lvlJc w:val="left"/>
      <w:pPr>
        <w:ind w:left="1440" w:hanging="360"/>
      </w:pPr>
      <w:rPr>
        <w:rFonts w:ascii="Courier New" w:hAnsi="Courier New" w:hint="default"/>
      </w:rPr>
    </w:lvl>
    <w:lvl w:ilvl="2" w:tplc="196CCBE6">
      <w:start w:val="1"/>
      <w:numFmt w:val="bullet"/>
      <w:lvlText w:val=""/>
      <w:lvlJc w:val="left"/>
      <w:pPr>
        <w:ind w:left="2160" w:hanging="360"/>
      </w:pPr>
      <w:rPr>
        <w:rFonts w:ascii="Wingdings" w:hAnsi="Wingdings" w:hint="default"/>
      </w:rPr>
    </w:lvl>
    <w:lvl w:ilvl="3" w:tplc="D4F66DCC">
      <w:start w:val="1"/>
      <w:numFmt w:val="bullet"/>
      <w:lvlText w:val=""/>
      <w:lvlJc w:val="left"/>
      <w:pPr>
        <w:ind w:left="2880" w:hanging="360"/>
      </w:pPr>
      <w:rPr>
        <w:rFonts w:ascii="Symbol" w:hAnsi="Symbol" w:hint="default"/>
      </w:rPr>
    </w:lvl>
    <w:lvl w:ilvl="4" w:tplc="9D3A3E00">
      <w:start w:val="1"/>
      <w:numFmt w:val="bullet"/>
      <w:lvlText w:val="o"/>
      <w:lvlJc w:val="left"/>
      <w:pPr>
        <w:ind w:left="3600" w:hanging="360"/>
      </w:pPr>
      <w:rPr>
        <w:rFonts w:ascii="Courier New" w:hAnsi="Courier New" w:hint="default"/>
      </w:rPr>
    </w:lvl>
    <w:lvl w:ilvl="5" w:tplc="DA18664C">
      <w:start w:val="1"/>
      <w:numFmt w:val="bullet"/>
      <w:lvlText w:val=""/>
      <w:lvlJc w:val="left"/>
      <w:pPr>
        <w:ind w:left="4320" w:hanging="360"/>
      </w:pPr>
      <w:rPr>
        <w:rFonts w:ascii="Wingdings" w:hAnsi="Wingdings" w:hint="default"/>
      </w:rPr>
    </w:lvl>
    <w:lvl w:ilvl="6" w:tplc="D66EC522">
      <w:start w:val="1"/>
      <w:numFmt w:val="bullet"/>
      <w:lvlText w:val=""/>
      <w:lvlJc w:val="left"/>
      <w:pPr>
        <w:ind w:left="5040" w:hanging="360"/>
      </w:pPr>
      <w:rPr>
        <w:rFonts w:ascii="Symbol" w:hAnsi="Symbol" w:hint="default"/>
      </w:rPr>
    </w:lvl>
    <w:lvl w:ilvl="7" w:tplc="3F201C36">
      <w:start w:val="1"/>
      <w:numFmt w:val="bullet"/>
      <w:lvlText w:val="o"/>
      <w:lvlJc w:val="left"/>
      <w:pPr>
        <w:ind w:left="5760" w:hanging="360"/>
      </w:pPr>
      <w:rPr>
        <w:rFonts w:ascii="Courier New" w:hAnsi="Courier New" w:hint="default"/>
      </w:rPr>
    </w:lvl>
    <w:lvl w:ilvl="8" w:tplc="92BA7864">
      <w:start w:val="1"/>
      <w:numFmt w:val="bullet"/>
      <w:lvlText w:val=""/>
      <w:lvlJc w:val="left"/>
      <w:pPr>
        <w:ind w:left="6480" w:hanging="360"/>
      </w:pPr>
      <w:rPr>
        <w:rFonts w:ascii="Wingdings" w:hAnsi="Wingdings" w:hint="default"/>
      </w:rPr>
    </w:lvl>
  </w:abstractNum>
  <w:abstractNum w:abstractNumId="6">
    <w:nsid w:val="1BE0181E"/>
    <w:multiLevelType w:val="hybridMultilevel"/>
    <w:tmpl w:val="FFFFFFFF"/>
    <w:lvl w:ilvl="0" w:tplc="F5C41988">
      <w:start w:val="1"/>
      <w:numFmt w:val="bullet"/>
      <w:lvlText w:val="·"/>
      <w:lvlJc w:val="left"/>
      <w:pPr>
        <w:ind w:left="720" w:hanging="360"/>
      </w:pPr>
      <w:rPr>
        <w:rFonts w:ascii="Symbol" w:hAnsi="Symbol" w:hint="default"/>
      </w:rPr>
    </w:lvl>
    <w:lvl w:ilvl="1" w:tplc="CF7A1D78">
      <w:start w:val="1"/>
      <w:numFmt w:val="bullet"/>
      <w:lvlText w:val="o"/>
      <w:lvlJc w:val="left"/>
      <w:pPr>
        <w:ind w:left="1440" w:hanging="360"/>
      </w:pPr>
      <w:rPr>
        <w:rFonts w:ascii="Courier New" w:hAnsi="Courier New" w:hint="default"/>
      </w:rPr>
    </w:lvl>
    <w:lvl w:ilvl="2" w:tplc="EACE94C6">
      <w:start w:val="1"/>
      <w:numFmt w:val="bullet"/>
      <w:lvlText w:val=""/>
      <w:lvlJc w:val="left"/>
      <w:pPr>
        <w:ind w:left="2160" w:hanging="360"/>
      </w:pPr>
      <w:rPr>
        <w:rFonts w:ascii="Wingdings" w:hAnsi="Wingdings" w:hint="default"/>
      </w:rPr>
    </w:lvl>
    <w:lvl w:ilvl="3" w:tplc="E77615BC">
      <w:start w:val="1"/>
      <w:numFmt w:val="bullet"/>
      <w:lvlText w:val=""/>
      <w:lvlJc w:val="left"/>
      <w:pPr>
        <w:ind w:left="2880" w:hanging="360"/>
      </w:pPr>
      <w:rPr>
        <w:rFonts w:ascii="Symbol" w:hAnsi="Symbol" w:hint="default"/>
      </w:rPr>
    </w:lvl>
    <w:lvl w:ilvl="4" w:tplc="1CEAC1D4">
      <w:start w:val="1"/>
      <w:numFmt w:val="bullet"/>
      <w:lvlText w:val="o"/>
      <w:lvlJc w:val="left"/>
      <w:pPr>
        <w:ind w:left="3600" w:hanging="360"/>
      </w:pPr>
      <w:rPr>
        <w:rFonts w:ascii="Courier New" w:hAnsi="Courier New" w:hint="default"/>
      </w:rPr>
    </w:lvl>
    <w:lvl w:ilvl="5" w:tplc="9DB24078">
      <w:start w:val="1"/>
      <w:numFmt w:val="bullet"/>
      <w:lvlText w:val=""/>
      <w:lvlJc w:val="left"/>
      <w:pPr>
        <w:ind w:left="4320" w:hanging="360"/>
      </w:pPr>
      <w:rPr>
        <w:rFonts w:ascii="Wingdings" w:hAnsi="Wingdings" w:hint="default"/>
      </w:rPr>
    </w:lvl>
    <w:lvl w:ilvl="6" w:tplc="8F925C92">
      <w:start w:val="1"/>
      <w:numFmt w:val="bullet"/>
      <w:lvlText w:val=""/>
      <w:lvlJc w:val="left"/>
      <w:pPr>
        <w:ind w:left="5040" w:hanging="360"/>
      </w:pPr>
      <w:rPr>
        <w:rFonts w:ascii="Symbol" w:hAnsi="Symbol" w:hint="default"/>
      </w:rPr>
    </w:lvl>
    <w:lvl w:ilvl="7" w:tplc="D3E0B6FA">
      <w:start w:val="1"/>
      <w:numFmt w:val="bullet"/>
      <w:lvlText w:val="o"/>
      <w:lvlJc w:val="left"/>
      <w:pPr>
        <w:ind w:left="5760" w:hanging="360"/>
      </w:pPr>
      <w:rPr>
        <w:rFonts w:ascii="Courier New" w:hAnsi="Courier New" w:hint="default"/>
      </w:rPr>
    </w:lvl>
    <w:lvl w:ilvl="8" w:tplc="0802AE1C">
      <w:start w:val="1"/>
      <w:numFmt w:val="bullet"/>
      <w:lvlText w:val=""/>
      <w:lvlJc w:val="left"/>
      <w:pPr>
        <w:ind w:left="6480" w:hanging="360"/>
      </w:pPr>
      <w:rPr>
        <w:rFonts w:ascii="Wingdings" w:hAnsi="Wingdings" w:hint="default"/>
      </w:rPr>
    </w:lvl>
  </w:abstractNum>
  <w:abstractNum w:abstractNumId="7">
    <w:nsid w:val="266D54B1"/>
    <w:multiLevelType w:val="hybridMultilevel"/>
    <w:tmpl w:val="C262E640"/>
    <w:lvl w:ilvl="0" w:tplc="E67E2D62">
      <w:start w:val="1"/>
      <w:numFmt w:val="bullet"/>
      <w:lvlText w:val=""/>
      <w:lvlJc w:val="left"/>
      <w:pPr>
        <w:ind w:left="720" w:hanging="360"/>
      </w:pPr>
      <w:rPr>
        <w:rFonts w:ascii="Symbol" w:hAnsi="Symbol" w:hint="default"/>
      </w:rPr>
    </w:lvl>
    <w:lvl w:ilvl="1" w:tplc="922E8C1A">
      <w:start w:val="1"/>
      <w:numFmt w:val="bullet"/>
      <w:lvlText w:val="o"/>
      <w:lvlJc w:val="left"/>
      <w:pPr>
        <w:ind w:left="1440" w:hanging="360"/>
      </w:pPr>
      <w:rPr>
        <w:rFonts w:ascii="Courier New" w:hAnsi="Courier New" w:hint="default"/>
      </w:rPr>
    </w:lvl>
    <w:lvl w:ilvl="2" w:tplc="6CDEED90">
      <w:start w:val="1"/>
      <w:numFmt w:val="bullet"/>
      <w:lvlText w:val=""/>
      <w:lvlJc w:val="left"/>
      <w:pPr>
        <w:ind w:left="2160" w:hanging="360"/>
      </w:pPr>
      <w:rPr>
        <w:rFonts w:ascii="Wingdings" w:hAnsi="Wingdings" w:hint="default"/>
      </w:rPr>
    </w:lvl>
    <w:lvl w:ilvl="3" w:tplc="4B9AB414">
      <w:start w:val="1"/>
      <w:numFmt w:val="bullet"/>
      <w:lvlText w:val=""/>
      <w:lvlJc w:val="left"/>
      <w:pPr>
        <w:ind w:left="2880" w:hanging="360"/>
      </w:pPr>
      <w:rPr>
        <w:rFonts w:ascii="Symbol" w:hAnsi="Symbol" w:hint="default"/>
      </w:rPr>
    </w:lvl>
    <w:lvl w:ilvl="4" w:tplc="D48ECE56">
      <w:start w:val="1"/>
      <w:numFmt w:val="bullet"/>
      <w:lvlText w:val="o"/>
      <w:lvlJc w:val="left"/>
      <w:pPr>
        <w:ind w:left="3600" w:hanging="360"/>
      </w:pPr>
      <w:rPr>
        <w:rFonts w:ascii="Courier New" w:hAnsi="Courier New" w:hint="default"/>
      </w:rPr>
    </w:lvl>
    <w:lvl w:ilvl="5" w:tplc="3252D926">
      <w:start w:val="1"/>
      <w:numFmt w:val="bullet"/>
      <w:lvlText w:val=""/>
      <w:lvlJc w:val="left"/>
      <w:pPr>
        <w:ind w:left="4320" w:hanging="360"/>
      </w:pPr>
      <w:rPr>
        <w:rFonts w:ascii="Wingdings" w:hAnsi="Wingdings" w:hint="default"/>
      </w:rPr>
    </w:lvl>
    <w:lvl w:ilvl="6" w:tplc="2D7080E2">
      <w:start w:val="1"/>
      <w:numFmt w:val="bullet"/>
      <w:lvlText w:val=""/>
      <w:lvlJc w:val="left"/>
      <w:pPr>
        <w:ind w:left="5040" w:hanging="360"/>
      </w:pPr>
      <w:rPr>
        <w:rFonts w:ascii="Symbol" w:hAnsi="Symbol" w:hint="default"/>
      </w:rPr>
    </w:lvl>
    <w:lvl w:ilvl="7" w:tplc="E6DAE3C2">
      <w:start w:val="1"/>
      <w:numFmt w:val="bullet"/>
      <w:lvlText w:val="o"/>
      <w:lvlJc w:val="left"/>
      <w:pPr>
        <w:ind w:left="5760" w:hanging="360"/>
      </w:pPr>
      <w:rPr>
        <w:rFonts w:ascii="Courier New" w:hAnsi="Courier New" w:hint="default"/>
      </w:rPr>
    </w:lvl>
    <w:lvl w:ilvl="8" w:tplc="4AB42A24">
      <w:start w:val="1"/>
      <w:numFmt w:val="bullet"/>
      <w:lvlText w:val=""/>
      <w:lvlJc w:val="left"/>
      <w:pPr>
        <w:ind w:left="6480" w:hanging="360"/>
      </w:pPr>
      <w:rPr>
        <w:rFonts w:ascii="Wingdings" w:hAnsi="Wingdings" w:hint="default"/>
      </w:rPr>
    </w:lvl>
  </w:abstractNum>
  <w:abstractNum w:abstractNumId="8">
    <w:nsid w:val="3DA76013"/>
    <w:multiLevelType w:val="hybridMultilevel"/>
    <w:tmpl w:val="01FEB252"/>
    <w:lvl w:ilvl="0" w:tplc="A2AE91E6">
      <w:start w:val="1"/>
      <w:numFmt w:val="bullet"/>
      <w:lvlText w:val=""/>
      <w:lvlJc w:val="left"/>
      <w:pPr>
        <w:ind w:left="720" w:hanging="360"/>
      </w:pPr>
      <w:rPr>
        <w:rFonts w:ascii="Symbol" w:hAnsi="Symbol" w:hint="default"/>
      </w:rPr>
    </w:lvl>
    <w:lvl w:ilvl="1" w:tplc="ABB01AC8">
      <w:start w:val="1"/>
      <w:numFmt w:val="bullet"/>
      <w:lvlText w:val="o"/>
      <w:lvlJc w:val="left"/>
      <w:pPr>
        <w:ind w:left="1440" w:hanging="360"/>
      </w:pPr>
      <w:rPr>
        <w:rFonts w:ascii="Courier New" w:hAnsi="Courier New" w:hint="default"/>
      </w:rPr>
    </w:lvl>
    <w:lvl w:ilvl="2" w:tplc="E7C4D6DE">
      <w:start w:val="1"/>
      <w:numFmt w:val="bullet"/>
      <w:lvlText w:val=""/>
      <w:lvlJc w:val="left"/>
      <w:pPr>
        <w:ind w:left="2160" w:hanging="360"/>
      </w:pPr>
      <w:rPr>
        <w:rFonts w:ascii="Wingdings" w:hAnsi="Wingdings" w:hint="default"/>
      </w:rPr>
    </w:lvl>
    <w:lvl w:ilvl="3" w:tplc="A972276A">
      <w:start w:val="1"/>
      <w:numFmt w:val="bullet"/>
      <w:lvlText w:val=""/>
      <w:lvlJc w:val="left"/>
      <w:pPr>
        <w:ind w:left="2880" w:hanging="360"/>
      </w:pPr>
      <w:rPr>
        <w:rFonts w:ascii="Symbol" w:hAnsi="Symbol" w:hint="default"/>
      </w:rPr>
    </w:lvl>
    <w:lvl w:ilvl="4" w:tplc="66982A3E">
      <w:start w:val="1"/>
      <w:numFmt w:val="bullet"/>
      <w:lvlText w:val="o"/>
      <w:lvlJc w:val="left"/>
      <w:pPr>
        <w:ind w:left="3600" w:hanging="360"/>
      </w:pPr>
      <w:rPr>
        <w:rFonts w:ascii="Courier New" w:hAnsi="Courier New" w:hint="default"/>
      </w:rPr>
    </w:lvl>
    <w:lvl w:ilvl="5" w:tplc="120A6CC2">
      <w:start w:val="1"/>
      <w:numFmt w:val="bullet"/>
      <w:lvlText w:val=""/>
      <w:lvlJc w:val="left"/>
      <w:pPr>
        <w:ind w:left="4320" w:hanging="360"/>
      </w:pPr>
      <w:rPr>
        <w:rFonts w:ascii="Wingdings" w:hAnsi="Wingdings" w:hint="default"/>
      </w:rPr>
    </w:lvl>
    <w:lvl w:ilvl="6" w:tplc="BCC69C52">
      <w:start w:val="1"/>
      <w:numFmt w:val="bullet"/>
      <w:lvlText w:val=""/>
      <w:lvlJc w:val="left"/>
      <w:pPr>
        <w:ind w:left="5040" w:hanging="360"/>
      </w:pPr>
      <w:rPr>
        <w:rFonts w:ascii="Symbol" w:hAnsi="Symbol" w:hint="default"/>
      </w:rPr>
    </w:lvl>
    <w:lvl w:ilvl="7" w:tplc="5F7A672E">
      <w:start w:val="1"/>
      <w:numFmt w:val="bullet"/>
      <w:lvlText w:val="o"/>
      <w:lvlJc w:val="left"/>
      <w:pPr>
        <w:ind w:left="5760" w:hanging="360"/>
      </w:pPr>
      <w:rPr>
        <w:rFonts w:ascii="Courier New" w:hAnsi="Courier New" w:hint="default"/>
      </w:rPr>
    </w:lvl>
    <w:lvl w:ilvl="8" w:tplc="CED0A1A8">
      <w:start w:val="1"/>
      <w:numFmt w:val="bullet"/>
      <w:lvlText w:val=""/>
      <w:lvlJc w:val="left"/>
      <w:pPr>
        <w:ind w:left="6480" w:hanging="360"/>
      </w:pPr>
      <w:rPr>
        <w:rFonts w:ascii="Wingdings" w:hAnsi="Wingdings" w:hint="default"/>
      </w:rPr>
    </w:lvl>
  </w:abstractNum>
  <w:abstractNum w:abstractNumId="9">
    <w:nsid w:val="3EBF5661"/>
    <w:multiLevelType w:val="hybridMultilevel"/>
    <w:tmpl w:val="0ADABC2A"/>
    <w:lvl w:ilvl="0" w:tplc="0756B0E6">
      <w:start w:val="1"/>
      <w:numFmt w:val="bullet"/>
      <w:lvlText w:val=""/>
      <w:lvlJc w:val="left"/>
      <w:pPr>
        <w:ind w:left="720" w:hanging="360"/>
      </w:pPr>
      <w:rPr>
        <w:rFonts w:ascii="Symbol" w:hAnsi="Symbol" w:hint="default"/>
      </w:rPr>
    </w:lvl>
    <w:lvl w:ilvl="1" w:tplc="FB2C936A">
      <w:start w:val="1"/>
      <w:numFmt w:val="bullet"/>
      <w:lvlText w:val="o"/>
      <w:lvlJc w:val="left"/>
      <w:pPr>
        <w:ind w:left="1440" w:hanging="360"/>
      </w:pPr>
      <w:rPr>
        <w:rFonts w:ascii="Courier New" w:hAnsi="Courier New" w:hint="default"/>
      </w:rPr>
    </w:lvl>
    <w:lvl w:ilvl="2" w:tplc="E4A66626">
      <w:start w:val="1"/>
      <w:numFmt w:val="bullet"/>
      <w:lvlText w:val=""/>
      <w:lvlJc w:val="left"/>
      <w:pPr>
        <w:ind w:left="2160" w:hanging="360"/>
      </w:pPr>
      <w:rPr>
        <w:rFonts w:ascii="Wingdings" w:hAnsi="Wingdings" w:hint="default"/>
      </w:rPr>
    </w:lvl>
    <w:lvl w:ilvl="3" w:tplc="1EB42B0A">
      <w:start w:val="1"/>
      <w:numFmt w:val="bullet"/>
      <w:lvlText w:val=""/>
      <w:lvlJc w:val="left"/>
      <w:pPr>
        <w:ind w:left="2880" w:hanging="360"/>
      </w:pPr>
      <w:rPr>
        <w:rFonts w:ascii="Symbol" w:hAnsi="Symbol" w:hint="default"/>
      </w:rPr>
    </w:lvl>
    <w:lvl w:ilvl="4" w:tplc="799A6E1A">
      <w:start w:val="1"/>
      <w:numFmt w:val="bullet"/>
      <w:lvlText w:val="o"/>
      <w:lvlJc w:val="left"/>
      <w:pPr>
        <w:ind w:left="3600" w:hanging="360"/>
      </w:pPr>
      <w:rPr>
        <w:rFonts w:ascii="Courier New" w:hAnsi="Courier New" w:hint="default"/>
      </w:rPr>
    </w:lvl>
    <w:lvl w:ilvl="5" w:tplc="51685626">
      <w:start w:val="1"/>
      <w:numFmt w:val="bullet"/>
      <w:lvlText w:val=""/>
      <w:lvlJc w:val="left"/>
      <w:pPr>
        <w:ind w:left="4320" w:hanging="360"/>
      </w:pPr>
      <w:rPr>
        <w:rFonts w:ascii="Wingdings" w:hAnsi="Wingdings" w:hint="default"/>
      </w:rPr>
    </w:lvl>
    <w:lvl w:ilvl="6" w:tplc="5936C97A">
      <w:start w:val="1"/>
      <w:numFmt w:val="bullet"/>
      <w:lvlText w:val=""/>
      <w:lvlJc w:val="left"/>
      <w:pPr>
        <w:ind w:left="5040" w:hanging="360"/>
      </w:pPr>
      <w:rPr>
        <w:rFonts w:ascii="Symbol" w:hAnsi="Symbol" w:hint="default"/>
      </w:rPr>
    </w:lvl>
    <w:lvl w:ilvl="7" w:tplc="C6E8264A">
      <w:start w:val="1"/>
      <w:numFmt w:val="bullet"/>
      <w:lvlText w:val="o"/>
      <w:lvlJc w:val="left"/>
      <w:pPr>
        <w:ind w:left="5760" w:hanging="360"/>
      </w:pPr>
      <w:rPr>
        <w:rFonts w:ascii="Courier New" w:hAnsi="Courier New" w:hint="default"/>
      </w:rPr>
    </w:lvl>
    <w:lvl w:ilvl="8" w:tplc="46EAFEF4">
      <w:start w:val="1"/>
      <w:numFmt w:val="bullet"/>
      <w:lvlText w:val=""/>
      <w:lvlJc w:val="left"/>
      <w:pPr>
        <w:ind w:left="6480" w:hanging="360"/>
      </w:pPr>
      <w:rPr>
        <w:rFonts w:ascii="Wingdings" w:hAnsi="Wingdings" w:hint="default"/>
      </w:rPr>
    </w:lvl>
  </w:abstractNum>
  <w:abstractNum w:abstractNumId="10">
    <w:nsid w:val="40983DE2"/>
    <w:multiLevelType w:val="hybridMultilevel"/>
    <w:tmpl w:val="FFFFFFFF"/>
    <w:lvl w:ilvl="0" w:tplc="78549512">
      <w:start w:val="1"/>
      <w:numFmt w:val="bullet"/>
      <w:lvlText w:val=""/>
      <w:lvlJc w:val="left"/>
      <w:pPr>
        <w:ind w:left="720" w:hanging="360"/>
      </w:pPr>
      <w:rPr>
        <w:rFonts w:ascii="Symbol" w:hAnsi="Symbol" w:hint="default"/>
      </w:rPr>
    </w:lvl>
    <w:lvl w:ilvl="1" w:tplc="55F8A2D6">
      <w:start w:val="1"/>
      <w:numFmt w:val="bullet"/>
      <w:lvlText w:val="o"/>
      <w:lvlJc w:val="left"/>
      <w:pPr>
        <w:ind w:left="1440" w:hanging="360"/>
      </w:pPr>
      <w:rPr>
        <w:rFonts w:ascii="Courier New" w:hAnsi="Courier New" w:hint="default"/>
      </w:rPr>
    </w:lvl>
    <w:lvl w:ilvl="2" w:tplc="73B445A6">
      <w:start w:val="1"/>
      <w:numFmt w:val="bullet"/>
      <w:lvlText w:val=""/>
      <w:lvlJc w:val="left"/>
      <w:pPr>
        <w:ind w:left="2160" w:hanging="360"/>
      </w:pPr>
      <w:rPr>
        <w:rFonts w:ascii="Wingdings" w:hAnsi="Wingdings" w:hint="default"/>
      </w:rPr>
    </w:lvl>
    <w:lvl w:ilvl="3" w:tplc="85A0DDF4">
      <w:start w:val="1"/>
      <w:numFmt w:val="bullet"/>
      <w:lvlText w:val=""/>
      <w:lvlJc w:val="left"/>
      <w:pPr>
        <w:ind w:left="2880" w:hanging="360"/>
      </w:pPr>
      <w:rPr>
        <w:rFonts w:ascii="Symbol" w:hAnsi="Symbol" w:hint="default"/>
      </w:rPr>
    </w:lvl>
    <w:lvl w:ilvl="4" w:tplc="67D602D6">
      <w:start w:val="1"/>
      <w:numFmt w:val="bullet"/>
      <w:lvlText w:val="o"/>
      <w:lvlJc w:val="left"/>
      <w:pPr>
        <w:ind w:left="3600" w:hanging="360"/>
      </w:pPr>
      <w:rPr>
        <w:rFonts w:ascii="Courier New" w:hAnsi="Courier New" w:hint="default"/>
      </w:rPr>
    </w:lvl>
    <w:lvl w:ilvl="5" w:tplc="1DDCDEA6">
      <w:start w:val="1"/>
      <w:numFmt w:val="bullet"/>
      <w:lvlText w:val=""/>
      <w:lvlJc w:val="left"/>
      <w:pPr>
        <w:ind w:left="4320" w:hanging="360"/>
      </w:pPr>
      <w:rPr>
        <w:rFonts w:ascii="Wingdings" w:hAnsi="Wingdings" w:hint="default"/>
      </w:rPr>
    </w:lvl>
    <w:lvl w:ilvl="6" w:tplc="038A2624">
      <w:start w:val="1"/>
      <w:numFmt w:val="bullet"/>
      <w:lvlText w:val=""/>
      <w:lvlJc w:val="left"/>
      <w:pPr>
        <w:ind w:left="5040" w:hanging="360"/>
      </w:pPr>
      <w:rPr>
        <w:rFonts w:ascii="Symbol" w:hAnsi="Symbol" w:hint="default"/>
      </w:rPr>
    </w:lvl>
    <w:lvl w:ilvl="7" w:tplc="C13CC156">
      <w:start w:val="1"/>
      <w:numFmt w:val="bullet"/>
      <w:lvlText w:val="o"/>
      <w:lvlJc w:val="left"/>
      <w:pPr>
        <w:ind w:left="5760" w:hanging="360"/>
      </w:pPr>
      <w:rPr>
        <w:rFonts w:ascii="Courier New" w:hAnsi="Courier New" w:hint="default"/>
      </w:rPr>
    </w:lvl>
    <w:lvl w:ilvl="8" w:tplc="8B20AB60">
      <w:start w:val="1"/>
      <w:numFmt w:val="bullet"/>
      <w:lvlText w:val=""/>
      <w:lvlJc w:val="left"/>
      <w:pPr>
        <w:ind w:left="6480" w:hanging="360"/>
      </w:pPr>
      <w:rPr>
        <w:rFonts w:ascii="Wingdings" w:hAnsi="Wingdings" w:hint="default"/>
      </w:rPr>
    </w:lvl>
  </w:abstractNum>
  <w:abstractNum w:abstractNumId="11">
    <w:nsid w:val="4A182C3C"/>
    <w:multiLevelType w:val="multilevel"/>
    <w:tmpl w:val="655CE5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A864B42"/>
    <w:multiLevelType w:val="hybridMultilevel"/>
    <w:tmpl w:val="FFFFFFFF"/>
    <w:lvl w:ilvl="0" w:tplc="EC40D498">
      <w:start w:val="1"/>
      <w:numFmt w:val="bullet"/>
      <w:lvlText w:val=""/>
      <w:lvlJc w:val="left"/>
      <w:pPr>
        <w:ind w:left="720" w:hanging="360"/>
      </w:pPr>
      <w:rPr>
        <w:rFonts w:ascii="Symbol" w:hAnsi="Symbol" w:hint="default"/>
      </w:rPr>
    </w:lvl>
    <w:lvl w:ilvl="1" w:tplc="80025574">
      <w:start w:val="1"/>
      <w:numFmt w:val="bullet"/>
      <w:lvlText w:val="o"/>
      <w:lvlJc w:val="left"/>
      <w:pPr>
        <w:ind w:left="1440" w:hanging="360"/>
      </w:pPr>
      <w:rPr>
        <w:rFonts w:ascii="Courier New" w:hAnsi="Courier New" w:hint="default"/>
      </w:rPr>
    </w:lvl>
    <w:lvl w:ilvl="2" w:tplc="A0AEA0DE">
      <w:start w:val="1"/>
      <w:numFmt w:val="bullet"/>
      <w:lvlText w:val=""/>
      <w:lvlJc w:val="left"/>
      <w:pPr>
        <w:ind w:left="2160" w:hanging="360"/>
      </w:pPr>
      <w:rPr>
        <w:rFonts w:ascii="Wingdings" w:hAnsi="Wingdings" w:hint="default"/>
      </w:rPr>
    </w:lvl>
    <w:lvl w:ilvl="3" w:tplc="D740611C">
      <w:start w:val="1"/>
      <w:numFmt w:val="bullet"/>
      <w:lvlText w:val=""/>
      <w:lvlJc w:val="left"/>
      <w:pPr>
        <w:ind w:left="2880" w:hanging="360"/>
      </w:pPr>
      <w:rPr>
        <w:rFonts w:ascii="Symbol" w:hAnsi="Symbol" w:hint="default"/>
      </w:rPr>
    </w:lvl>
    <w:lvl w:ilvl="4" w:tplc="E1C4ABE8">
      <w:start w:val="1"/>
      <w:numFmt w:val="bullet"/>
      <w:lvlText w:val="o"/>
      <w:lvlJc w:val="left"/>
      <w:pPr>
        <w:ind w:left="3600" w:hanging="360"/>
      </w:pPr>
      <w:rPr>
        <w:rFonts w:ascii="Courier New" w:hAnsi="Courier New" w:hint="default"/>
      </w:rPr>
    </w:lvl>
    <w:lvl w:ilvl="5" w:tplc="5044C862">
      <w:start w:val="1"/>
      <w:numFmt w:val="bullet"/>
      <w:lvlText w:val=""/>
      <w:lvlJc w:val="left"/>
      <w:pPr>
        <w:ind w:left="4320" w:hanging="360"/>
      </w:pPr>
      <w:rPr>
        <w:rFonts w:ascii="Wingdings" w:hAnsi="Wingdings" w:hint="default"/>
      </w:rPr>
    </w:lvl>
    <w:lvl w:ilvl="6" w:tplc="0D18B066">
      <w:start w:val="1"/>
      <w:numFmt w:val="bullet"/>
      <w:lvlText w:val=""/>
      <w:lvlJc w:val="left"/>
      <w:pPr>
        <w:ind w:left="5040" w:hanging="360"/>
      </w:pPr>
      <w:rPr>
        <w:rFonts w:ascii="Symbol" w:hAnsi="Symbol" w:hint="default"/>
      </w:rPr>
    </w:lvl>
    <w:lvl w:ilvl="7" w:tplc="D846B5E2">
      <w:start w:val="1"/>
      <w:numFmt w:val="bullet"/>
      <w:lvlText w:val="o"/>
      <w:lvlJc w:val="left"/>
      <w:pPr>
        <w:ind w:left="5760" w:hanging="360"/>
      </w:pPr>
      <w:rPr>
        <w:rFonts w:ascii="Courier New" w:hAnsi="Courier New" w:hint="default"/>
      </w:rPr>
    </w:lvl>
    <w:lvl w:ilvl="8" w:tplc="0D7A7670">
      <w:start w:val="1"/>
      <w:numFmt w:val="bullet"/>
      <w:lvlText w:val=""/>
      <w:lvlJc w:val="left"/>
      <w:pPr>
        <w:ind w:left="6480" w:hanging="360"/>
      </w:pPr>
      <w:rPr>
        <w:rFonts w:ascii="Wingdings" w:hAnsi="Wingdings" w:hint="default"/>
      </w:rPr>
    </w:lvl>
  </w:abstractNum>
  <w:abstractNum w:abstractNumId="13">
    <w:nsid w:val="4AE57759"/>
    <w:multiLevelType w:val="hybridMultilevel"/>
    <w:tmpl w:val="FFFFFFFF"/>
    <w:lvl w:ilvl="0" w:tplc="C11281BE">
      <w:start w:val="1"/>
      <w:numFmt w:val="bullet"/>
      <w:lvlText w:val=""/>
      <w:lvlJc w:val="left"/>
      <w:pPr>
        <w:ind w:left="720" w:hanging="360"/>
      </w:pPr>
      <w:rPr>
        <w:rFonts w:ascii="Symbol" w:hAnsi="Symbol" w:hint="default"/>
      </w:rPr>
    </w:lvl>
    <w:lvl w:ilvl="1" w:tplc="C088CA72">
      <w:start w:val="1"/>
      <w:numFmt w:val="bullet"/>
      <w:lvlText w:val="o"/>
      <w:lvlJc w:val="left"/>
      <w:pPr>
        <w:ind w:left="1440" w:hanging="360"/>
      </w:pPr>
      <w:rPr>
        <w:rFonts w:ascii="Courier New" w:hAnsi="Courier New" w:hint="default"/>
      </w:rPr>
    </w:lvl>
    <w:lvl w:ilvl="2" w:tplc="07B40682">
      <w:start w:val="1"/>
      <w:numFmt w:val="bullet"/>
      <w:lvlText w:val=""/>
      <w:lvlJc w:val="left"/>
      <w:pPr>
        <w:ind w:left="2160" w:hanging="360"/>
      </w:pPr>
      <w:rPr>
        <w:rFonts w:ascii="Wingdings" w:hAnsi="Wingdings" w:hint="default"/>
      </w:rPr>
    </w:lvl>
    <w:lvl w:ilvl="3" w:tplc="23720DB8">
      <w:start w:val="1"/>
      <w:numFmt w:val="bullet"/>
      <w:lvlText w:val=""/>
      <w:lvlJc w:val="left"/>
      <w:pPr>
        <w:ind w:left="2880" w:hanging="360"/>
      </w:pPr>
      <w:rPr>
        <w:rFonts w:ascii="Symbol" w:hAnsi="Symbol" w:hint="default"/>
      </w:rPr>
    </w:lvl>
    <w:lvl w:ilvl="4" w:tplc="D1289BE0">
      <w:start w:val="1"/>
      <w:numFmt w:val="bullet"/>
      <w:lvlText w:val="o"/>
      <w:lvlJc w:val="left"/>
      <w:pPr>
        <w:ind w:left="3600" w:hanging="360"/>
      </w:pPr>
      <w:rPr>
        <w:rFonts w:ascii="Courier New" w:hAnsi="Courier New" w:hint="default"/>
      </w:rPr>
    </w:lvl>
    <w:lvl w:ilvl="5" w:tplc="62EA23D2">
      <w:start w:val="1"/>
      <w:numFmt w:val="bullet"/>
      <w:lvlText w:val=""/>
      <w:lvlJc w:val="left"/>
      <w:pPr>
        <w:ind w:left="4320" w:hanging="360"/>
      </w:pPr>
      <w:rPr>
        <w:rFonts w:ascii="Wingdings" w:hAnsi="Wingdings" w:hint="default"/>
      </w:rPr>
    </w:lvl>
    <w:lvl w:ilvl="6" w:tplc="9CECB030">
      <w:start w:val="1"/>
      <w:numFmt w:val="bullet"/>
      <w:lvlText w:val=""/>
      <w:lvlJc w:val="left"/>
      <w:pPr>
        <w:ind w:left="5040" w:hanging="360"/>
      </w:pPr>
      <w:rPr>
        <w:rFonts w:ascii="Symbol" w:hAnsi="Symbol" w:hint="default"/>
      </w:rPr>
    </w:lvl>
    <w:lvl w:ilvl="7" w:tplc="B46AD1C0">
      <w:start w:val="1"/>
      <w:numFmt w:val="bullet"/>
      <w:lvlText w:val="o"/>
      <w:lvlJc w:val="left"/>
      <w:pPr>
        <w:ind w:left="5760" w:hanging="360"/>
      </w:pPr>
      <w:rPr>
        <w:rFonts w:ascii="Courier New" w:hAnsi="Courier New" w:hint="default"/>
      </w:rPr>
    </w:lvl>
    <w:lvl w:ilvl="8" w:tplc="4DC00D7C">
      <w:start w:val="1"/>
      <w:numFmt w:val="bullet"/>
      <w:lvlText w:val=""/>
      <w:lvlJc w:val="left"/>
      <w:pPr>
        <w:ind w:left="6480" w:hanging="360"/>
      </w:pPr>
      <w:rPr>
        <w:rFonts w:ascii="Wingdings" w:hAnsi="Wingdings" w:hint="default"/>
      </w:rPr>
    </w:lvl>
  </w:abstractNum>
  <w:abstractNum w:abstractNumId="14">
    <w:nsid w:val="4CCB5F8F"/>
    <w:multiLevelType w:val="hybridMultilevel"/>
    <w:tmpl w:val="FFFFFFFF"/>
    <w:lvl w:ilvl="0" w:tplc="89E0F1A8">
      <w:start w:val="1"/>
      <w:numFmt w:val="bullet"/>
      <w:lvlText w:val=""/>
      <w:lvlJc w:val="left"/>
      <w:pPr>
        <w:ind w:left="720" w:hanging="360"/>
      </w:pPr>
      <w:rPr>
        <w:rFonts w:ascii="Symbol" w:hAnsi="Symbol" w:hint="default"/>
      </w:rPr>
    </w:lvl>
    <w:lvl w:ilvl="1" w:tplc="6198660E">
      <w:start w:val="1"/>
      <w:numFmt w:val="bullet"/>
      <w:lvlText w:val="o"/>
      <w:lvlJc w:val="left"/>
      <w:pPr>
        <w:ind w:left="1440" w:hanging="360"/>
      </w:pPr>
      <w:rPr>
        <w:rFonts w:ascii="Courier New" w:hAnsi="Courier New" w:hint="default"/>
      </w:rPr>
    </w:lvl>
    <w:lvl w:ilvl="2" w:tplc="A9D85ABC">
      <w:start w:val="1"/>
      <w:numFmt w:val="bullet"/>
      <w:lvlText w:val=""/>
      <w:lvlJc w:val="left"/>
      <w:pPr>
        <w:ind w:left="2160" w:hanging="360"/>
      </w:pPr>
      <w:rPr>
        <w:rFonts w:ascii="Wingdings" w:hAnsi="Wingdings" w:hint="default"/>
      </w:rPr>
    </w:lvl>
    <w:lvl w:ilvl="3" w:tplc="67B6236E">
      <w:start w:val="1"/>
      <w:numFmt w:val="bullet"/>
      <w:lvlText w:val=""/>
      <w:lvlJc w:val="left"/>
      <w:pPr>
        <w:ind w:left="2880" w:hanging="360"/>
      </w:pPr>
      <w:rPr>
        <w:rFonts w:ascii="Symbol" w:hAnsi="Symbol" w:hint="default"/>
      </w:rPr>
    </w:lvl>
    <w:lvl w:ilvl="4" w:tplc="BEEC07F6">
      <w:start w:val="1"/>
      <w:numFmt w:val="bullet"/>
      <w:lvlText w:val="o"/>
      <w:lvlJc w:val="left"/>
      <w:pPr>
        <w:ind w:left="3600" w:hanging="360"/>
      </w:pPr>
      <w:rPr>
        <w:rFonts w:ascii="Courier New" w:hAnsi="Courier New" w:hint="default"/>
      </w:rPr>
    </w:lvl>
    <w:lvl w:ilvl="5" w:tplc="A3FCAC0E">
      <w:start w:val="1"/>
      <w:numFmt w:val="bullet"/>
      <w:lvlText w:val=""/>
      <w:lvlJc w:val="left"/>
      <w:pPr>
        <w:ind w:left="4320" w:hanging="360"/>
      </w:pPr>
      <w:rPr>
        <w:rFonts w:ascii="Wingdings" w:hAnsi="Wingdings" w:hint="default"/>
      </w:rPr>
    </w:lvl>
    <w:lvl w:ilvl="6" w:tplc="4A76E7C6">
      <w:start w:val="1"/>
      <w:numFmt w:val="bullet"/>
      <w:lvlText w:val=""/>
      <w:lvlJc w:val="left"/>
      <w:pPr>
        <w:ind w:left="5040" w:hanging="360"/>
      </w:pPr>
      <w:rPr>
        <w:rFonts w:ascii="Symbol" w:hAnsi="Symbol" w:hint="default"/>
      </w:rPr>
    </w:lvl>
    <w:lvl w:ilvl="7" w:tplc="57E45E7E">
      <w:start w:val="1"/>
      <w:numFmt w:val="bullet"/>
      <w:lvlText w:val="o"/>
      <w:lvlJc w:val="left"/>
      <w:pPr>
        <w:ind w:left="5760" w:hanging="360"/>
      </w:pPr>
      <w:rPr>
        <w:rFonts w:ascii="Courier New" w:hAnsi="Courier New" w:hint="default"/>
      </w:rPr>
    </w:lvl>
    <w:lvl w:ilvl="8" w:tplc="5EDA3E14">
      <w:start w:val="1"/>
      <w:numFmt w:val="bullet"/>
      <w:lvlText w:val=""/>
      <w:lvlJc w:val="left"/>
      <w:pPr>
        <w:ind w:left="6480" w:hanging="360"/>
      </w:pPr>
      <w:rPr>
        <w:rFonts w:ascii="Wingdings" w:hAnsi="Wingdings" w:hint="default"/>
      </w:rPr>
    </w:lvl>
  </w:abstractNum>
  <w:abstractNum w:abstractNumId="15">
    <w:nsid w:val="4E6544E3"/>
    <w:multiLevelType w:val="multilevel"/>
    <w:tmpl w:val="DAAA51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0661C5D"/>
    <w:multiLevelType w:val="hybridMultilevel"/>
    <w:tmpl w:val="91503C7A"/>
    <w:lvl w:ilvl="0" w:tplc="7DDCFE34">
      <w:start w:val="1"/>
      <w:numFmt w:val="bullet"/>
      <w:lvlText w:val=""/>
      <w:lvlJc w:val="left"/>
      <w:pPr>
        <w:ind w:left="720" w:hanging="360"/>
      </w:pPr>
      <w:rPr>
        <w:rFonts w:ascii="Symbol" w:hAnsi="Symbol" w:hint="default"/>
      </w:rPr>
    </w:lvl>
    <w:lvl w:ilvl="1" w:tplc="A41679B4">
      <w:start w:val="1"/>
      <w:numFmt w:val="bullet"/>
      <w:lvlText w:val="o"/>
      <w:lvlJc w:val="left"/>
      <w:pPr>
        <w:ind w:left="1440" w:hanging="360"/>
      </w:pPr>
      <w:rPr>
        <w:rFonts w:ascii="Courier New" w:hAnsi="Courier New" w:hint="default"/>
      </w:rPr>
    </w:lvl>
    <w:lvl w:ilvl="2" w:tplc="74149D0A">
      <w:start w:val="1"/>
      <w:numFmt w:val="bullet"/>
      <w:lvlText w:val=""/>
      <w:lvlJc w:val="left"/>
      <w:pPr>
        <w:ind w:left="2160" w:hanging="360"/>
      </w:pPr>
      <w:rPr>
        <w:rFonts w:ascii="Wingdings" w:hAnsi="Wingdings" w:hint="default"/>
      </w:rPr>
    </w:lvl>
    <w:lvl w:ilvl="3" w:tplc="31E6B068">
      <w:start w:val="1"/>
      <w:numFmt w:val="bullet"/>
      <w:lvlText w:val=""/>
      <w:lvlJc w:val="left"/>
      <w:pPr>
        <w:ind w:left="2880" w:hanging="360"/>
      </w:pPr>
      <w:rPr>
        <w:rFonts w:ascii="Symbol" w:hAnsi="Symbol" w:hint="default"/>
      </w:rPr>
    </w:lvl>
    <w:lvl w:ilvl="4" w:tplc="25E2A264">
      <w:start w:val="1"/>
      <w:numFmt w:val="bullet"/>
      <w:lvlText w:val="o"/>
      <w:lvlJc w:val="left"/>
      <w:pPr>
        <w:ind w:left="3600" w:hanging="360"/>
      </w:pPr>
      <w:rPr>
        <w:rFonts w:ascii="Courier New" w:hAnsi="Courier New" w:hint="default"/>
      </w:rPr>
    </w:lvl>
    <w:lvl w:ilvl="5" w:tplc="6E60CF7C">
      <w:start w:val="1"/>
      <w:numFmt w:val="bullet"/>
      <w:lvlText w:val=""/>
      <w:lvlJc w:val="left"/>
      <w:pPr>
        <w:ind w:left="4320" w:hanging="360"/>
      </w:pPr>
      <w:rPr>
        <w:rFonts w:ascii="Wingdings" w:hAnsi="Wingdings" w:hint="default"/>
      </w:rPr>
    </w:lvl>
    <w:lvl w:ilvl="6" w:tplc="8320C512">
      <w:start w:val="1"/>
      <w:numFmt w:val="bullet"/>
      <w:lvlText w:val=""/>
      <w:lvlJc w:val="left"/>
      <w:pPr>
        <w:ind w:left="5040" w:hanging="360"/>
      </w:pPr>
      <w:rPr>
        <w:rFonts w:ascii="Symbol" w:hAnsi="Symbol" w:hint="default"/>
      </w:rPr>
    </w:lvl>
    <w:lvl w:ilvl="7" w:tplc="F2623AE4">
      <w:start w:val="1"/>
      <w:numFmt w:val="bullet"/>
      <w:lvlText w:val="o"/>
      <w:lvlJc w:val="left"/>
      <w:pPr>
        <w:ind w:left="5760" w:hanging="360"/>
      </w:pPr>
      <w:rPr>
        <w:rFonts w:ascii="Courier New" w:hAnsi="Courier New" w:hint="default"/>
      </w:rPr>
    </w:lvl>
    <w:lvl w:ilvl="8" w:tplc="B1C0BF4E">
      <w:start w:val="1"/>
      <w:numFmt w:val="bullet"/>
      <w:lvlText w:val=""/>
      <w:lvlJc w:val="left"/>
      <w:pPr>
        <w:ind w:left="6480" w:hanging="360"/>
      </w:pPr>
      <w:rPr>
        <w:rFonts w:ascii="Wingdings" w:hAnsi="Wingdings" w:hint="default"/>
      </w:rPr>
    </w:lvl>
  </w:abstractNum>
  <w:abstractNum w:abstractNumId="17">
    <w:nsid w:val="5CC23BCA"/>
    <w:multiLevelType w:val="multilevel"/>
    <w:tmpl w:val="D01659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D26324F"/>
    <w:multiLevelType w:val="multilevel"/>
    <w:tmpl w:val="5F70C9DC"/>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5EE835E5"/>
    <w:multiLevelType w:val="hybridMultilevel"/>
    <w:tmpl w:val="B394B572"/>
    <w:lvl w:ilvl="0" w:tplc="5DCCD8CA">
      <w:start w:val="1"/>
      <w:numFmt w:val="bullet"/>
      <w:lvlText w:val=""/>
      <w:lvlJc w:val="left"/>
      <w:pPr>
        <w:ind w:left="720" w:hanging="360"/>
      </w:pPr>
      <w:rPr>
        <w:rFonts w:ascii="Symbol" w:hAnsi="Symbol" w:hint="default"/>
      </w:rPr>
    </w:lvl>
    <w:lvl w:ilvl="1" w:tplc="3668A65A">
      <w:start w:val="1"/>
      <w:numFmt w:val="bullet"/>
      <w:lvlText w:val="o"/>
      <w:lvlJc w:val="left"/>
      <w:pPr>
        <w:ind w:left="1440" w:hanging="360"/>
      </w:pPr>
      <w:rPr>
        <w:rFonts w:ascii="Courier New" w:hAnsi="Courier New" w:hint="default"/>
      </w:rPr>
    </w:lvl>
    <w:lvl w:ilvl="2" w:tplc="60D0A17C">
      <w:start w:val="1"/>
      <w:numFmt w:val="bullet"/>
      <w:lvlText w:val=""/>
      <w:lvlJc w:val="left"/>
      <w:pPr>
        <w:ind w:left="2160" w:hanging="360"/>
      </w:pPr>
      <w:rPr>
        <w:rFonts w:ascii="Wingdings" w:hAnsi="Wingdings" w:hint="default"/>
      </w:rPr>
    </w:lvl>
    <w:lvl w:ilvl="3" w:tplc="C2E0A2DC">
      <w:start w:val="1"/>
      <w:numFmt w:val="bullet"/>
      <w:lvlText w:val=""/>
      <w:lvlJc w:val="left"/>
      <w:pPr>
        <w:ind w:left="2880" w:hanging="360"/>
      </w:pPr>
      <w:rPr>
        <w:rFonts w:ascii="Symbol" w:hAnsi="Symbol" w:hint="default"/>
      </w:rPr>
    </w:lvl>
    <w:lvl w:ilvl="4" w:tplc="5F3A99B2">
      <w:start w:val="1"/>
      <w:numFmt w:val="bullet"/>
      <w:lvlText w:val="o"/>
      <w:lvlJc w:val="left"/>
      <w:pPr>
        <w:ind w:left="3600" w:hanging="360"/>
      </w:pPr>
      <w:rPr>
        <w:rFonts w:ascii="Courier New" w:hAnsi="Courier New" w:hint="default"/>
      </w:rPr>
    </w:lvl>
    <w:lvl w:ilvl="5" w:tplc="CCD6E7C2">
      <w:start w:val="1"/>
      <w:numFmt w:val="bullet"/>
      <w:lvlText w:val=""/>
      <w:lvlJc w:val="left"/>
      <w:pPr>
        <w:ind w:left="4320" w:hanging="360"/>
      </w:pPr>
      <w:rPr>
        <w:rFonts w:ascii="Wingdings" w:hAnsi="Wingdings" w:hint="default"/>
      </w:rPr>
    </w:lvl>
    <w:lvl w:ilvl="6" w:tplc="8C5C3668">
      <w:start w:val="1"/>
      <w:numFmt w:val="bullet"/>
      <w:lvlText w:val=""/>
      <w:lvlJc w:val="left"/>
      <w:pPr>
        <w:ind w:left="5040" w:hanging="360"/>
      </w:pPr>
      <w:rPr>
        <w:rFonts w:ascii="Symbol" w:hAnsi="Symbol" w:hint="default"/>
      </w:rPr>
    </w:lvl>
    <w:lvl w:ilvl="7" w:tplc="B54EED72">
      <w:start w:val="1"/>
      <w:numFmt w:val="bullet"/>
      <w:lvlText w:val="o"/>
      <w:lvlJc w:val="left"/>
      <w:pPr>
        <w:ind w:left="5760" w:hanging="360"/>
      </w:pPr>
      <w:rPr>
        <w:rFonts w:ascii="Courier New" w:hAnsi="Courier New" w:hint="default"/>
      </w:rPr>
    </w:lvl>
    <w:lvl w:ilvl="8" w:tplc="D03A00F0">
      <w:start w:val="1"/>
      <w:numFmt w:val="bullet"/>
      <w:lvlText w:val=""/>
      <w:lvlJc w:val="left"/>
      <w:pPr>
        <w:ind w:left="6480" w:hanging="360"/>
      </w:pPr>
      <w:rPr>
        <w:rFonts w:ascii="Wingdings" w:hAnsi="Wingdings" w:hint="default"/>
      </w:rPr>
    </w:lvl>
  </w:abstractNum>
  <w:abstractNum w:abstractNumId="20">
    <w:nsid w:val="61E02C50"/>
    <w:multiLevelType w:val="hybridMultilevel"/>
    <w:tmpl w:val="FFFFFFFF"/>
    <w:lvl w:ilvl="0" w:tplc="76E8251A">
      <w:start w:val="1"/>
      <w:numFmt w:val="bullet"/>
      <w:lvlText w:val=""/>
      <w:lvlJc w:val="left"/>
      <w:pPr>
        <w:ind w:left="720" w:hanging="360"/>
      </w:pPr>
      <w:rPr>
        <w:rFonts w:ascii="Symbol" w:hAnsi="Symbol" w:hint="default"/>
      </w:rPr>
    </w:lvl>
    <w:lvl w:ilvl="1" w:tplc="D0AE20BE">
      <w:start w:val="1"/>
      <w:numFmt w:val="bullet"/>
      <w:lvlText w:val="o"/>
      <w:lvlJc w:val="left"/>
      <w:pPr>
        <w:ind w:left="1440" w:hanging="360"/>
      </w:pPr>
      <w:rPr>
        <w:rFonts w:ascii="Courier New" w:hAnsi="Courier New" w:hint="default"/>
      </w:rPr>
    </w:lvl>
    <w:lvl w:ilvl="2" w:tplc="9064E1E4">
      <w:start w:val="1"/>
      <w:numFmt w:val="bullet"/>
      <w:lvlText w:val=""/>
      <w:lvlJc w:val="left"/>
      <w:pPr>
        <w:ind w:left="2160" w:hanging="360"/>
      </w:pPr>
      <w:rPr>
        <w:rFonts w:ascii="Wingdings" w:hAnsi="Wingdings" w:hint="default"/>
      </w:rPr>
    </w:lvl>
    <w:lvl w:ilvl="3" w:tplc="910A9952">
      <w:start w:val="1"/>
      <w:numFmt w:val="bullet"/>
      <w:lvlText w:val=""/>
      <w:lvlJc w:val="left"/>
      <w:pPr>
        <w:ind w:left="2880" w:hanging="360"/>
      </w:pPr>
      <w:rPr>
        <w:rFonts w:ascii="Symbol" w:hAnsi="Symbol" w:hint="default"/>
      </w:rPr>
    </w:lvl>
    <w:lvl w:ilvl="4" w:tplc="7A2A2452">
      <w:start w:val="1"/>
      <w:numFmt w:val="bullet"/>
      <w:lvlText w:val="o"/>
      <w:lvlJc w:val="left"/>
      <w:pPr>
        <w:ind w:left="3600" w:hanging="360"/>
      </w:pPr>
      <w:rPr>
        <w:rFonts w:ascii="Courier New" w:hAnsi="Courier New" w:hint="default"/>
      </w:rPr>
    </w:lvl>
    <w:lvl w:ilvl="5" w:tplc="C11840B4">
      <w:start w:val="1"/>
      <w:numFmt w:val="bullet"/>
      <w:lvlText w:val=""/>
      <w:lvlJc w:val="left"/>
      <w:pPr>
        <w:ind w:left="4320" w:hanging="360"/>
      </w:pPr>
      <w:rPr>
        <w:rFonts w:ascii="Wingdings" w:hAnsi="Wingdings" w:hint="default"/>
      </w:rPr>
    </w:lvl>
    <w:lvl w:ilvl="6" w:tplc="A6AEF200">
      <w:start w:val="1"/>
      <w:numFmt w:val="bullet"/>
      <w:lvlText w:val=""/>
      <w:lvlJc w:val="left"/>
      <w:pPr>
        <w:ind w:left="5040" w:hanging="360"/>
      </w:pPr>
      <w:rPr>
        <w:rFonts w:ascii="Symbol" w:hAnsi="Symbol" w:hint="default"/>
      </w:rPr>
    </w:lvl>
    <w:lvl w:ilvl="7" w:tplc="9476008C">
      <w:start w:val="1"/>
      <w:numFmt w:val="bullet"/>
      <w:lvlText w:val="o"/>
      <w:lvlJc w:val="left"/>
      <w:pPr>
        <w:ind w:left="5760" w:hanging="360"/>
      </w:pPr>
      <w:rPr>
        <w:rFonts w:ascii="Courier New" w:hAnsi="Courier New" w:hint="default"/>
      </w:rPr>
    </w:lvl>
    <w:lvl w:ilvl="8" w:tplc="6DE0A088">
      <w:start w:val="1"/>
      <w:numFmt w:val="bullet"/>
      <w:lvlText w:val=""/>
      <w:lvlJc w:val="left"/>
      <w:pPr>
        <w:ind w:left="6480" w:hanging="360"/>
      </w:pPr>
      <w:rPr>
        <w:rFonts w:ascii="Wingdings" w:hAnsi="Wingdings" w:hint="default"/>
      </w:rPr>
    </w:lvl>
  </w:abstractNum>
  <w:abstractNum w:abstractNumId="21">
    <w:nsid w:val="66AF11C4"/>
    <w:multiLevelType w:val="hybridMultilevel"/>
    <w:tmpl w:val="9068511E"/>
    <w:lvl w:ilvl="0" w:tplc="5376677E">
      <w:start w:val="1"/>
      <w:numFmt w:val="bullet"/>
      <w:lvlText w:val=""/>
      <w:lvlJc w:val="left"/>
      <w:pPr>
        <w:ind w:left="720" w:hanging="360"/>
      </w:pPr>
      <w:rPr>
        <w:rFonts w:ascii="Symbol" w:hAnsi="Symbol" w:hint="default"/>
      </w:rPr>
    </w:lvl>
    <w:lvl w:ilvl="1" w:tplc="D1B476F8">
      <w:start w:val="1"/>
      <w:numFmt w:val="bullet"/>
      <w:lvlText w:val="o"/>
      <w:lvlJc w:val="left"/>
      <w:pPr>
        <w:ind w:left="1440" w:hanging="360"/>
      </w:pPr>
      <w:rPr>
        <w:rFonts w:ascii="Courier New" w:hAnsi="Courier New" w:hint="default"/>
      </w:rPr>
    </w:lvl>
    <w:lvl w:ilvl="2" w:tplc="7A6601A0">
      <w:start w:val="1"/>
      <w:numFmt w:val="bullet"/>
      <w:lvlText w:val=""/>
      <w:lvlJc w:val="left"/>
      <w:pPr>
        <w:ind w:left="2160" w:hanging="360"/>
      </w:pPr>
      <w:rPr>
        <w:rFonts w:ascii="Wingdings" w:hAnsi="Wingdings" w:hint="default"/>
      </w:rPr>
    </w:lvl>
    <w:lvl w:ilvl="3" w:tplc="A09AB4FE">
      <w:start w:val="1"/>
      <w:numFmt w:val="bullet"/>
      <w:lvlText w:val=""/>
      <w:lvlJc w:val="left"/>
      <w:pPr>
        <w:ind w:left="2880" w:hanging="360"/>
      </w:pPr>
      <w:rPr>
        <w:rFonts w:ascii="Symbol" w:hAnsi="Symbol" w:hint="default"/>
      </w:rPr>
    </w:lvl>
    <w:lvl w:ilvl="4" w:tplc="1A44EF3E">
      <w:start w:val="1"/>
      <w:numFmt w:val="bullet"/>
      <w:lvlText w:val="o"/>
      <w:lvlJc w:val="left"/>
      <w:pPr>
        <w:ind w:left="3600" w:hanging="360"/>
      </w:pPr>
      <w:rPr>
        <w:rFonts w:ascii="Courier New" w:hAnsi="Courier New" w:hint="default"/>
      </w:rPr>
    </w:lvl>
    <w:lvl w:ilvl="5" w:tplc="A27E6742">
      <w:start w:val="1"/>
      <w:numFmt w:val="bullet"/>
      <w:lvlText w:val=""/>
      <w:lvlJc w:val="left"/>
      <w:pPr>
        <w:ind w:left="4320" w:hanging="360"/>
      </w:pPr>
      <w:rPr>
        <w:rFonts w:ascii="Wingdings" w:hAnsi="Wingdings" w:hint="default"/>
      </w:rPr>
    </w:lvl>
    <w:lvl w:ilvl="6" w:tplc="A5A41E76">
      <w:start w:val="1"/>
      <w:numFmt w:val="bullet"/>
      <w:lvlText w:val=""/>
      <w:lvlJc w:val="left"/>
      <w:pPr>
        <w:ind w:left="5040" w:hanging="360"/>
      </w:pPr>
      <w:rPr>
        <w:rFonts w:ascii="Symbol" w:hAnsi="Symbol" w:hint="default"/>
      </w:rPr>
    </w:lvl>
    <w:lvl w:ilvl="7" w:tplc="F4C013C0">
      <w:start w:val="1"/>
      <w:numFmt w:val="bullet"/>
      <w:lvlText w:val="o"/>
      <w:lvlJc w:val="left"/>
      <w:pPr>
        <w:ind w:left="5760" w:hanging="360"/>
      </w:pPr>
      <w:rPr>
        <w:rFonts w:ascii="Courier New" w:hAnsi="Courier New" w:hint="default"/>
      </w:rPr>
    </w:lvl>
    <w:lvl w:ilvl="8" w:tplc="F69E905C">
      <w:start w:val="1"/>
      <w:numFmt w:val="bullet"/>
      <w:lvlText w:val=""/>
      <w:lvlJc w:val="left"/>
      <w:pPr>
        <w:ind w:left="6480" w:hanging="360"/>
      </w:pPr>
      <w:rPr>
        <w:rFonts w:ascii="Wingdings" w:hAnsi="Wingdings" w:hint="default"/>
      </w:rPr>
    </w:lvl>
  </w:abstractNum>
  <w:abstractNum w:abstractNumId="22">
    <w:nsid w:val="671C6645"/>
    <w:multiLevelType w:val="hybridMultilevel"/>
    <w:tmpl w:val="5630EA4E"/>
    <w:lvl w:ilvl="0" w:tplc="5E9CF5D2">
      <w:start w:val="1"/>
      <w:numFmt w:val="bullet"/>
      <w:lvlText w:val=""/>
      <w:lvlJc w:val="left"/>
      <w:pPr>
        <w:ind w:left="720" w:hanging="360"/>
      </w:pPr>
      <w:rPr>
        <w:rFonts w:ascii="Symbol" w:hAnsi="Symbol" w:hint="default"/>
      </w:rPr>
    </w:lvl>
    <w:lvl w:ilvl="1" w:tplc="264C789A">
      <w:start w:val="1"/>
      <w:numFmt w:val="bullet"/>
      <w:lvlText w:val="o"/>
      <w:lvlJc w:val="left"/>
      <w:pPr>
        <w:ind w:left="1440" w:hanging="360"/>
      </w:pPr>
      <w:rPr>
        <w:rFonts w:ascii="Courier New" w:hAnsi="Courier New" w:hint="default"/>
      </w:rPr>
    </w:lvl>
    <w:lvl w:ilvl="2" w:tplc="187E0C30">
      <w:start w:val="1"/>
      <w:numFmt w:val="bullet"/>
      <w:lvlText w:val=""/>
      <w:lvlJc w:val="left"/>
      <w:pPr>
        <w:ind w:left="2160" w:hanging="360"/>
      </w:pPr>
      <w:rPr>
        <w:rFonts w:ascii="Wingdings" w:hAnsi="Wingdings" w:hint="default"/>
      </w:rPr>
    </w:lvl>
    <w:lvl w:ilvl="3" w:tplc="E3BC22A4">
      <w:start w:val="1"/>
      <w:numFmt w:val="bullet"/>
      <w:lvlText w:val=""/>
      <w:lvlJc w:val="left"/>
      <w:pPr>
        <w:ind w:left="2880" w:hanging="360"/>
      </w:pPr>
      <w:rPr>
        <w:rFonts w:ascii="Symbol" w:hAnsi="Symbol" w:hint="default"/>
      </w:rPr>
    </w:lvl>
    <w:lvl w:ilvl="4" w:tplc="4B1275F4">
      <w:start w:val="1"/>
      <w:numFmt w:val="bullet"/>
      <w:lvlText w:val="o"/>
      <w:lvlJc w:val="left"/>
      <w:pPr>
        <w:ind w:left="3600" w:hanging="360"/>
      </w:pPr>
      <w:rPr>
        <w:rFonts w:ascii="Courier New" w:hAnsi="Courier New" w:hint="default"/>
      </w:rPr>
    </w:lvl>
    <w:lvl w:ilvl="5" w:tplc="B1D01FCA">
      <w:start w:val="1"/>
      <w:numFmt w:val="bullet"/>
      <w:lvlText w:val=""/>
      <w:lvlJc w:val="left"/>
      <w:pPr>
        <w:ind w:left="4320" w:hanging="360"/>
      </w:pPr>
      <w:rPr>
        <w:rFonts w:ascii="Wingdings" w:hAnsi="Wingdings" w:hint="default"/>
      </w:rPr>
    </w:lvl>
    <w:lvl w:ilvl="6" w:tplc="09A205DC">
      <w:start w:val="1"/>
      <w:numFmt w:val="bullet"/>
      <w:lvlText w:val=""/>
      <w:lvlJc w:val="left"/>
      <w:pPr>
        <w:ind w:left="5040" w:hanging="360"/>
      </w:pPr>
      <w:rPr>
        <w:rFonts w:ascii="Symbol" w:hAnsi="Symbol" w:hint="default"/>
      </w:rPr>
    </w:lvl>
    <w:lvl w:ilvl="7" w:tplc="11265FFE">
      <w:start w:val="1"/>
      <w:numFmt w:val="bullet"/>
      <w:lvlText w:val="o"/>
      <w:lvlJc w:val="left"/>
      <w:pPr>
        <w:ind w:left="5760" w:hanging="360"/>
      </w:pPr>
      <w:rPr>
        <w:rFonts w:ascii="Courier New" w:hAnsi="Courier New" w:hint="default"/>
      </w:rPr>
    </w:lvl>
    <w:lvl w:ilvl="8" w:tplc="0BB45844">
      <w:start w:val="1"/>
      <w:numFmt w:val="bullet"/>
      <w:lvlText w:val=""/>
      <w:lvlJc w:val="left"/>
      <w:pPr>
        <w:ind w:left="6480" w:hanging="360"/>
      </w:pPr>
      <w:rPr>
        <w:rFonts w:ascii="Wingdings" w:hAnsi="Wingdings" w:hint="default"/>
      </w:rPr>
    </w:lvl>
  </w:abstractNum>
  <w:abstractNum w:abstractNumId="23">
    <w:nsid w:val="6EA16651"/>
    <w:multiLevelType w:val="multilevel"/>
    <w:tmpl w:val="EDBA9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3E61A35"/>
    <w:multiLevelType w:val="hybridMultilevel"/>
    <w:tmpl w:val="FFFFFFFF"/>
    <w:lvl w:ilvl="0" w:tplc="1726900C">
      <w:start w:val="1"/>
      <w:numFmt w:val="bullet"/>
      <w:lvlText w:val=""/>
      <w:lvlJc w:val="left"/>
      <w:pPr>
        <w:ind w:left="720" w:hanging="360"/>
      </w:pPr>
      <w:rPr>
        <w:rFonts w:ascii="Symbol" w:hAnsi="Symbol" w:hint="default"/>
      </w:rPr>
    </w:lvl>
    <w:lvl w:ilvl="1" w:tplc="85F8DF52">
      <w:start w:val="1"/>
      <w:numFmt w:val="bullet"/>
      <w:lvlText w:val="o"/>
      <w:lvlJc w:val="left"/>
      <w:pPr>
        <w:ind w:left="1440" w:hanging="360"/>
      </w:pPr>
      <w:rPr>
        <w:rFonts w:ascii="Courier New" w:hAnsi="Courier New" w:hint="default"/>
      </w:rPr>
    </w:lvl>
    <w:lvl w:ilvl="2" w:tplc="0FE64A0A">
      <w:start w:val="1"/>
      <w:numFmt w:val="bullet"/>
      <w:lvlText w:val=""/>
      <w:lvlJc w:val="left"/>
      <w:pPr>
        <w:ind w:left="2160" w:hanging="360"/>
      </w:pPr>
      <w:rPr>
        <w:rFonts w:ascii="Wingdings" w:hAnsi="Wingdings" w:hint="default"/>
      </w:rPr>
    </w:lvl>
    <w:lvl w:ilvl="3" w:tplc="CCE02266">
      <w:start w:val="1"/>
      <w:numFmt w:val="bullet"/>
      <w:lvlText w:val=""/>
      <w:lvlJc w:val="left"/>
      <w:pPr>
        <w:ind w:left="2880" w:hanging="360"/>
      </w:pPr>
      <w:rPr>
        <w:rFonts w:ascii="Symbol" w:hAnsi="Symbol" w:hint="default"/>
      </w:rPr>
    </w:lvl>
    <w:lvl w:ilvl="4" w:tplc="075C9694">
      <w:start w:val="1"/>
      <w:numFmt w:val="bullet"/>
      <w:lvlText w:val="o"/>
      <w:lvlJc w:val="left"/>
      <w:pPr>
        <w:ind w:left="3600" w:hanging="360"/>
      </w:pPr>
      <w:rPr>
        <w:rFonts w:ascii="Courier New" w:hAnsi="Courier New" w:hint="default"/>
      </w:rPr>
    </w:lvl>
    <w:lvl w:ilvl="5" w:tplc="3C6A26FA">
      <w:start w:val="1"/>
      <w:numFmt w:val="bullet"/>
      <w:lvlText w:val=""/>
      <w:lvlJc w:val="left"/>
      <w:pPr>
        <w:ind w:left="4320" w:hanging="360"/>
      </w:pPr>
      <w:rPr>
        <w:rFonts w:ascii="Wingdings" w:hAnsi="Wingdings" w:hint="default"/>
      </w:rPr>
    </w:lvl>
    <w:lvl w:ilvl="6" w:tplc="C480DBE8">
      <w:start w:val="1"/>
      <w:numFmt w:val="bullet"/>
      <w:lvlText w:val=""/>
      <w:lvlJc w:val="left"/>
      <w:pPr>
        <w:ind w:left="5040" w:hanging="360"/>
      </w:pPr>
      <w:rPr>
        <w:rFonts w:ascii="Symbol" w:hAnsi="Symbol" w:hint="default"/>
      </w:rPr>
    </w:lvl>
    <w:lvl w:ilvl="7" w:tplc="004825BC">
      <w:start w:val="1"/>
      <w:numFmt w:val="bullet"/>
      <w:lvlText w:val="o"/>
      <w:lvlJc w:val="left"/>
      <w:pPr>
        <w:ind w:left="5760" w:hanging="360"/>
      </w:pPr>
      <w:rPr>
        <w:rFonts w:ascii="Courier New" w:hAnsi="Courier New" w:hint="default"/>
      </w:rPr>
    </w:lvl>
    <w:lvl w:ilvl="8" w:tplc="F7A653A6">
      <w:start w:val="1"/>
      <w:numFmt w:val="bullet"/>
      <w:lvlText w:val=""/>
      <w:lvlJc w:val="left"/>
      <w:pPr>
        <w:ind w:left="6480" w:hanging="360"/>
      </w:pPr>
      <w:rPr>
        <w:rFonts w:ascii="Wingdings" w:hAnsi="Wingdings" w:hint="default"/>
      </w:rPr>
    </w:lvl>
  </w:abstractNum>
  <w:abstractNum w:abstractNumId="25">
    <w:nsid w:val="782A2A00"/>
    <w:multiLevelType w:val="hybridMultilevel"/>
    <w:tmpl w:val="FFFFFFFF"/>
    <w:lvl w:ilvl="0" w:tplc="E75C511E">
      <w:start w:val="1"/>
      <w:numFmt w:val="bullet"/>
      <w:lvlText w:val="·"/>
      <w:lvlJc w:val="left"/>
      <w:pPr>
        <w:ind w:left="720" w:hanging="360"/>
      </w:pPr>
      <w:rPr>
        <w:rFonts w:ascii="Symbol" w:hAnsi="Symbol" w:hint="default"/>
      </w:rPr>
    </w:lvl>
    <w:lvl w:ilvl="1" w:tplc="7776702A">
      <w:start w:val="1"/>
      <w:numFmt w:val="bullet"/>
      <w:lvlText w:val="o"/>
      <w:lvlJc w:val="left"/>
      <w:pPr>
        <w:ind w:left="1440" w:hanging="360"/>
      </w:pPr>
      <w:rPr>
        <w:rFonts w:ascii="Courier New" w:hAnsi="Courier New" w:hint="default"/>
      </w:rPr>
    </w:lvl>
    <w:lvl w:ilvl="2" w:tplc="8946BEF8">
      <w:start w:val="1"/>
      <w:numFmt w:val="bullet"/>
      <w:lvlText w:val=""/>
      <w:lvlJc w:val="left"/>
      <w:pPr>
        <w:ind w:left="2160" w:hanging="360"/>
      </w:pPr>
      <w:rPr>
        <w:rFonts w:ascii="Wingdings" w:hAnsi="Wingdings" w:hint="default"/>
      </w:rPr>
    </w:lvl>
    <w:lvl w:ilvl="3" w:tplc="BEA43CF4">
      <w:start w:val="1"/>
      <w:numFmt w:val="bullet"/>
      <w:lvlText w:val=""/>
      <w:lvlJc w:val="left"/>
      <w:pPr>
        <w:ind w:left="2880" w:hanging="360"/>
      </w:pPr>
      <w:rPr>
        <w:rFonts w:ascii="Symbol" w:hAnsi="Symbol" w:hint="default"/>
      </w:rPr>
    </w:lvl>
    <w:lvl w:ilvl="4" w:tplc="C58049F2">
      <w:start w:val="1"/>
      <w:numFmt w:val="bullet"/>
      <w:lvlText w:val="o"/>
      <w:lvlJc w:val="left"/>
      <w:pPr>
        <w:ind w:left="3600" w:hanging="360"/>
      </w:pPr>
      <w:rPr>
        <w:rFonts w:ascii="Courier New" w:hAnsi="Courier New" w:hint="default"/>
      </w:rPr>
    </w:lvl>
    <w:lvl w:ilvl="5" w:tplc="59126CF0">
      <w:start w:val="1"/>
      <w:numFmt w:val="bullet"/>
      <w:lvlText w:val=""/>
      <w:lvlJc w:val="left"/>
      <w:pPr>
        <w:ind w:left="4320" w:hanging="360"/>
      </w:pPr>
      <w:rPr>
        <w:rFonts w:ascii="Wingdings" w:hAnsi="Wingdings" w:hint="default"/>
      </w:rPr>
    </w:lvl>
    <w:lvl w:ilvl="6" w:tplc="B6102056">
      <w:start w:val="1"/>
      <w:numFmt w:val="bullet"/>
      <w:lvlText w:val=""/>
      <w:lvlJc w:val="left"/>
      <w:pPr>
        <w:ind w:left="5040" w:hanging="360"/>
      </w:pPr>
      <w:rPr>
        <w:rFonts w:ascii="Symbol" w:hAnsi="Symbol" w:hint="default"/>
      </w:rPr>
    </w:lvl>
    <w:lvl w:ilvl="7" w:tplc="EF4237FC">
      <w:start w:val="1"/>
      <w:numFmt w:val="bullet"/>
      <w:lvlText w:val="o"/>
      <w:lvlJc w:val="left"/>
      <w:pPr>
        <w:ind w:left="5760" w:hanging="360"/>
      </w:pPr>
      <w:rPr>
        <w:rFonts w:ascii="Courier New" w:hAnsi="Courier New" w:hint="default"/>
      </w:rPr>
    </w:lvl>
    <w:lvl w:ilvl="8" w:tplc="0E482EB4">
      <w:start w:val="1"/>
      <w:numFmt w:val="bullet"/>
      <w:lvlText w:val=""/>
      <w:lvlJc w:val="left"/>
      <w:pPr>
        <w:ind w:left="6480" w:hanging="360"/>
      </w:pPr>
      <w:rPr>
        <w:rFonts w:ascii="Wingdings" w:hAnsi="Wingdings" w:hint="default"/>
      </w:rPr>
    </w:lvl>
  </w:abstractNum>
  <w:abstractNum w:abstractNumId="26">
    <w:nsid w:val="797B45FC"/>
    <w:multiLevelType w:val="hybridMultilevel"/>
    <w:tmpl w:val="3BD0ED6E"/>
    <w:lvl w:ilvl="0" w:tplc="547A2B3A">
      <w:start w:val="1"/>
      <w:numFmt w:val="bullet"/>
      <w:lvlText w:val=""/>
      <w:lvlJc w:val="left"/>
      <w:pPr>
        <w:ind w:left="720" w:hanging="360"/>
      </w:pPr>
      <w:rPr>
        <w:rFonts w:ascii="Symbol" w:hAnsi="Symbol" w:hint="default"/>
      </w:rPr>
    </w:lvl>
    <w:lvl w:ilvl="1" w:tplc="A5E6DA26">
      <w:start w:val="1"/>
      <w:numFmt w:val="bullet"/>
      <w:lvlText w:val="o"/>
      <w:lvlJc w:val="left"/>
      <w:pPr>
        <w:ind w:left="1440" w:hanging="360"/>
      </w:pPr>
      <w:rPr>
        <w:rFonts w:ascii="Courier New" w:hAnsi="Courier New" w:hint="default"/>
      </w:rPr>
    </w:lvl>
    <w:lvl w:ilvl="2" w:tplc="83F60C1C">
      <w:start w:val="1"/>
      <w:numFmt w:val="bullet"/>
      <w:lvlText w:val=""/>
      <w:lvlJc w:val="left"/>
      <w:pPr>
        <w:ind w:left="2160" w:hanging="360"/>
      </w:pPr>
      <w:rPr>
        <w:rFonts w:ascii="Wingdings" w:hAnsi="Wingdings" w:hint="default"/>
      </w:rPr>
    </w:lvl>
    <w:lvl w:ilvl="3" w:tplc="D034D294">
      <w:start w:val="1"/>
      <w:numFmt w:val="bullet"/>
      <w:lvlText w:val=""/>
      <w:lvlJc w:val="left"/>
      <w:pPr>
        <w:ind w:left="2880" w:hanging="360"/>
      </w:pPr>
      <w:rPr>
        <w:rFonts w:ascii="Symbol" w:hAnsi="Symbol" w:hint="default"/>
      </w:rPr>
    </w:lvl>
    <w:lvl w:ilvl="4" w:tplc="0770B922">
      <w:start w:val="1"/>
      <w:numFmt w:val="bullet"/>
      <w:lvlText w:val="o"/>
      <w:lvlJc w:val="left"/>
      <w:pPr>
        <w:ind w:left="3600" w:hanging="360"/>
      </w:pPr>
      <w:rPr>
        <w:rFonts w:ascii="Courier New" w:hAnsi="Courier New" w:hint="default"/>
      </w:rPr>
    </w:lvl>
    <w:lvl w:ilvl="5" w:tplc="EDD0D5D8">
      <w:start w:val="1"/>
      <w:numFmt w:val="bullet"/>
      <w:lvlText w:val=""/>
      <w:lvlJc w:val="left"/>
      <w:pPr>
        <w:ind w:left="4320" w:hanging="360"/>
      </w:pPr>
      <w:rPr>
        <w:rFonts w:ascii="Wingdings" w:hAnsi="Wingdings" w:hint="default"/>
      </w:rPr>
    </w:lvl>
    <w:lvl w:ilvl="6" w:tplc="413E6FAC">
      <w:start w:val="1"/>
      <w:numFmt w:val="bullet"/>
      <w:lvlText w:val=""/>
      <w:lvlJc w:val="left"/>
      <w:pPr>
        <w:ind w:left="5040" w:hanging="360"/>
      </w:pPr>
      <w:rPr>
        <w:rFonts w:ascii="Symbol" w:hAnsi="Symbol" w:hint="default"/>
      </w:rPr>
    </w:lvl>
    <w:lvl w:ilvl="7" w:tplc="7800F85A">
      <w:start w:val="1"/>
      <w:numFmt w:val="bullet"/>
      <w:lvlText w:val="o"/>
      <w:lvlJc w:val="left"/>
      <w:pPr>
        <w:ind w:left="5760" w:hanging="360"/>
      </w:pPr>
      <w:rPr>
        <w:rFonts w:ascii="Courier New" w:hAnsi="Courier New" w:hint="default"/>
      </w:rPr>
    </w:lvl>
    <w:lvl w:ilvl="8" w:tplc="616E3EF8">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21"/>
  </w:num>
  <w:num w:numId="4">
    <w:abstractNumId w:val="8"/>
  </w:num>
  <w:num w:numId="5">
    <w:abstractNumId w:val="0"/>
  </w:num>
  <w:num w:numId="6">
    <w:abstractNumId w:val="18"/>
  </w:num>
  <w:num w:numId="7">
    <w:abstractNumId w:val="25"/>
  </w:num>
  <w:num w:numId="8">
    <w:abstractNumId w:val="6"/>
  </w:num>
  <w:num w:numId="9">
    <w:abstractNumId w:val="23"/>
  </w:num>
  <w:num w:numId="10">
    <w:abstractNumId w:val="11"/>
  </w:num>
  <w:num w:numId="11">
    <w:abstractNumId w:val="15"/>
  </w:num>
  <w:num w:numId="12">
    <w:abstractNumId w:val="2"/>
  </w:num>
  <w:num w:numId="13">
    <w:abstractNumId w:val="17"/>
  </w:num>
  <w:num w:numId="14">
    <w:abstractNumId w:val="12"/>
  </w:num>
  <w:num w:numId="15">
    <w:abstractNumId w:val="3"/>
  </w:num>
  <w:num w:numId="16">
    <w:abstractNumId w:val="13"/>
  </w:num>
  <w:num w:numId="17">
    <w:abstractNumId w:val="20"/>
  </w:num>
  <w:num w:numId="18">
    <w:abstractNumId w:val="22"/>
  </w:num>
  <w:num w:numId="19">
    <w:abstractNumId w:val="19"/>
  </w:num>
  <w:num w:numId="20">
    <w:abstractNumId w:val="4"/>
  </w:num>
  <w:num w:numId="21">
    <w:abstractNumId w:val="7"/>
  </w:num>
  <w:num w:numId="22">
    <w:abstractNumId w:val="26"/>
  </w:num>
  <w:num w:numId="23">
    <w:abstractNumId w:val="10"/>
  </w:num>
  <w:num w:numId="24">
    <w:abstractNumId w:val="5"/>
  </w:num>
  <w:num w:numId="25">
    <w:abstractNumId w:val="1"/>
  </w:num>
  <w:num w:numId="26">
    <w:abstractNumId w:val="14"/>
  </w:num>
  <w:num w:numId="27">
    <w:abstractNumId w:val="2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efaultTabStop w:val="720"/>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 w:id="1"/>
  </w:footnotePr>
  <w:endnotePr>
    <w:endnote w:id="-1"/>
    <w:endnote w:id="0"/>
    <w:endnote w:id="1"/>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695"/>
    <w:rsid w:val="00010B59"/>
    <w:rsid w:val="00012686"/>
    <w:rsid w:val="000179DA"/>
    <w:rsid w:val="0002034D"/>
    <w:rsid w:val="000213DE"/>
    <w:rsid w:val="00036840"/>
    <w:rsid w:val="00040A5A"/>
    <w:rsid w:val="00045734"/>
    <w:rsid w:val="000466B7"/>
    <w:rsid w:val="000530B7"/>
    <w:rsid w:val="00057965"/>
    <w:rsid w:val="0006158B"/>
    <w:rsid w:val="00062C43"/>
    <w:rsid w:val="00067DD0"/>
    <w:rsid w:val="0007678C"/>
    <w:rsid w:val="00080496"/>
    <w:rsid w:val="00080FC2"/>
    <w:rsid w:val="0009228C"/>
    <w:rsid w:val="00097543"/>
    <w:rsid w:val="000A65A4"/>
    <w:rsid w:val="000B52E8"/>
    <w:rsid w:val="000B64FB"/>
    <w:rsid w:val="000B7093"/>
    <w:rsid w:val="000C2628"/>
    <w:rsid w:val="000C4F2F"/>
    <w:rsid w:val="000C74D1"/>
    <w:rsid w:val="000D0017"/>
    <w:rsid w:val="000D006F"/>
    <w:rsid w:val="000D3DA5"/>
    <w:rsid w:val="000D6E40"/>
    <w:rsid w:val="000E22C7"/>
    <w:rsid w:val="000E26D6"/>
    <w:rsid w:val="000E26EE"/>
    <w:rsid w:val="000F5198"/>
    <w:rsid w:val="00103A37"/>
    <w:rsid w:val="00105085"/>
    <w:rsid w:val="0010715F"/>
    <w:rsid w:val="0011228C"/>
    <w:rsid w:val="00113F0C"/>
    <w:rsid w:val="001175C8"/>
    <w:rsid w:val="00125427"/>
    <w:rsid w:val="001351B7"/>
    <w:rsid w:val="00137F6E"/>
    <w:rsid w:val="0014010F"/>
    <w:rsid w:val="00141C4B"/>
    <w:rsid w:val="001441ED"/>
    <w:rsid w:val="0014561D"/>
    <w:rsid w:val="0015388B"/>
    <w:rsid w:val="00153A90"/>
    <w:rsid w:val="00154B8B"/>
    <w:rsid w:val="00160648"/>
    <w:rsid w:val="0016398B"/>
    <w:rsid w:val="00164E16"/>
    <w:rsid w:val="0016687A"/>
    <w:rsid w:val="00166F9B"/>
    <w:rsid w:val="00170A14"/>
    <w:rsid w:val="0017151E"/>
    <w:rsid w:val="00172D02"/>
    <w:rsid w:val="00173F34"/>
    <w:rsid w:val="001742C5"/>
    <w:rsid w:val="00177D99"/>
    <w:rsid w:val="001816EE"/>
    <w:rsid w:val="00186094"/>
    <w:rsid w:val="00193166"/>
    <w:rsid w:val="001967B7"/>
    <w:rsid w:val="00196999"/>
    <w:rsid w:val="001A0686"/>
    <w:rsid w:val="001B17A2"/>
    <w:rsid w:val="001B342A"/>
    <w:rsid w:val="001C310F"/>
    <w:rsid w:val="001C4EAC"/>
    <w:rsid w:val="001C55C9"/>
    <w:rsid w:val="001D28B7"/>
    <w:rsid w:val="001E0311"/>
    <w:rsid w:val="001E0BC6"/>
    <w:rsid w:val="001E1D9C"/>
    <w:rsid w:val="001F492F"/>
    <w:rsid w:val="001F5F03"/>
    <w:rsid w:val="001F7337"/>
    <w:rsid w:val="002050A0"/>
    <w:rsid w:val="00205C2A"/>
    <w:rsid w:val="002171CE"/>
    <w:rsid w:val="00227ACA"/>
    <w:rsid w:val="00230700"/>
    <w:rsid w:val="00232ABF"/>
    <w:rsid w:val="002340C6"/>
    <w:rsid w:val="002341A5"/>
    <w:rsid w:val="00235EE8"/>
    <w:rsid w:val="00235F21"/>
    <w:rsid w:val="00237A18"/>
    <w:rsid w:val="00240BEC"/>
    <w:rsid w:val="0024616C"/>
    <w:rsid w:val="00250684"/>
    <w:rsid w:val="0026001C"/>
    <w:rsid w:val="00264B80"/>
    <w:rsid w:val="00266D32"/>
    <w:rsid w:val="00266E04"/>
    <w:rsid w:val="00270E69"/>
    <w:rsid w:val="00275331"/>
    <w:rsid w:val="00282525"/>
    <w:rsid w:val="00283066"/>
    <w:rsid w:val="00285F6E"/>
    <w:rsid w:val="00291074"/>
    <w:rsid w:val="002967A2"/>
    <w:rsid w:val="002A002B"/>
    <w:rsid w:val="002A0871"/>
    <w:rsid w:val="002A3A2B"/>
    <w:rsid w:val="002A3EED"/>
    <w:rsid w:val="002B2A39"/>
    <w:rsid w:val="002B2DEE"/>
    <w:rsid w:val="002B3FA6"/>
    <w:rsid w:val="002B7104"/>
    <w:rsid w:val="002B7704"/>
    <w:rsid w:val="002C36F3"/>
    <w:rsid w:val="002C67B9"/>
    <w:rsid w:val="002D0329"/>
    <w:rsid w:val="002D149C"/>
    <w:rsid w:val="002D5774"/>
    <w:rsid w:val="002D5D07"/>
    <w:rsid w:val="002DECA6"/>
    <w:rsid w:val="002E39E1"/>
    <w:rsid w:val="002E3F4B"/>
    <w:rsid w:val="002E6B52"/>
    <w:rsid w:val="002E7DBC"/>
    <w:rsid w:val="002F5619"/>
    <w:rsid w:val="002F7AAA"/>
    <w:rsid w:val="002F7B46"/>
    <w:rsid w:val="00310376"/>
    <w:rsid w:val="00311B6D"/>
    <w:rsid w:val="00315EF3"/>
    <w:rsid w:val="003167DC"/>
    <w:rsid w:val="00317348"/>
    <w:rsid w:val="00323118"/>
    <w:rsid w:val="00326E10"/>
    <w:rsid w:val="0032756B"/>
    <w:rsid w:val="003325DF"/>
    <w:rsid w:val="0033263E"/>
    <w:rsid w:val="0033297A"/>
    <w:rsid w:val="00334F14"/>
    <w:rsid w:val="00336838"/>
    <w:rsid w:val="0035156A"/>
    <w:rsid w:val="00352478"/>
    <w:rsid w:val="003531F3"/>
    <w:rsid w:val="0035740B"/>
    <w:rsid w:val="003657AB"/>
    <w:rsid w:val="00373554"/>
    <w:rsid w:val="003761FB"/>
    <w:rsid w:val="003832F5"/>
    <w:rsid w:val="003836CE"/>
    <w:rsid w:val="00384BDB"/>
    <w:rsid w:val="00390A03"/>
    <w:rsid w:val="00391F5D"/>
    <w:rsid w:val="00395876"/>
    <w:rsid w:val="003A192B"/>
    <w:rsid w:val="003B13F7"/>
    <w:rsid w:val="003C0877"/>
    <w:rsid w:val="003C3222"/>
    <w:rsid w:val="003C33DF"/>
    <w:rsid w:val="003C55C1"/>
    <w:rsid w:val="003D10C9"/>
    <w:rsid w:val="003D26EC"/>
    <w:rsid w:val="003E0F64"/>
    <w:rsid w:val="003E4149"/>
    <w:rsid w:val="003E64A4"/>
    <w:rsid w:val="003F10D9"/>
    <w:rsid w:val="003F1547"/>
    <w:rsid w:val="003F1ECE"/>
    <w:rsid w:val="003F3900"/>
    <w:rsid w:val="00406953"/>
    <w:rsid w:val="0041180A"/>
    <w:rsid w:val="004236E4"/>
    <w:rsid w:val="0042433B"/>
    <w:rsid w:val="00424654"/>
    <w:rsid w:val="00424753"/>
    <w:rsid w:val="0043331A"/>
    <w:rsid w:val="00442697"/>
    <w:rsid w:val="004459A1"/>
    <w:rsid w:val="004476C7"/>
    <w:rsid w:val="00451494"/>
    <w:rsid w:val="00452336"/>
    <w:rsid w:val="00453471"/>
    <w:rsid w:val="004578C0"/>
    <w:rsid w:val="0046219E"/>
    <w:rsid w:val="00490D66"/>
    <w:rsid w:val="00494486"/>
    <w:rsid w:val="004A0B93"/>
    <w:rsid w:val="004A1815"/>
    <w:rsid w:val="004A3757"/>
    <w:rsid w:val="004A376D"/>
    <w:rsid w:val="004A5695"/>
    <w:rsid w:val="004B2430"/>
    <w:rsid w:val="004B28AC"/>
    <w:rsid w:val="004C5347"/>
    <w:rsid w:val="004C7AFC"/>
    <w:rsid w:val="004D1685"/>
    <w:rsid w:val="004D190E"/>
    <w:rsid w:val="004D6EEC"/>
    <w:rsid w:val="004E3377"/>
    <w:rsid w:val="004E3F61"/>
    <w:rsid w:val="004E5D2E"/>
    <w:rsid w:val="004F0CF9"/>
    <w:rsid w:val="004F511E"/>
    <w:rsid w:val="00500C9B"/>
    <w:rsid w:val="00501322"/>
    <w:rsid w:val="00512E68"/>
    <w:rsid w:val="00515927"/>
    <w:rsid w:val="0051711F"/>
    <w:rsid w:val="005215A2"/>
    <w:rsid w:val="005243FE"/>
    <w:rsid w:val="0052485F"/>
    <w:rsid w:val="005336A4"/>
    <w:rsid w:val="00541E89"/>
    <w:rsid w:val="00546F6C"/>
    <w:rsid w:val="00547D41"/>
    <w:rsid w:val="00553461"/>
    <w:rsid w:val="005602DD"/>
    <w:rsid w:val="00562849"/>
    <w:rsid w:val="00563CCC"/>
    <w:rsid w:val="00566124"/>
    <w:rsid w:val="0057632A"/>
    <w:rsid w:val="005779E0"/>
    <w:rsid w:val="005819AA"/>
    <w:rsid w:val="005922F2"/>
    <w:rsid w:val="0059659E"/>
    <w:rsid w:val="005A3825"/>
    <w:rsid w:val="005A4535"/>
    <w:rsid w:val="005A5E03"/>
    <w:rsid w:val="005B041B"/>
    <w:rsid w:val="005B2E85"/>
    <w:rsid w:val="005B365F"/>
    <w:rsid w:val="005B5695"/>
    <w:rsid w:val="005B70E0"/>
    <w:rsid w:val="005C27AB"/>
    <w:rsid w:val="005C5A96"/>
    <w:rsid w:val="005C7027"/>
    <w:rsid w:val="005D23C9"/>
    <w:rsid w:val="005D383C"/>
    <w:rsid w:val="005D4254"/>
    <w:rsid w:val="005E1DD0"/>
    <w:rsid w:val="005E4E60"/>
    <w:rsid w:val="005F4A80"/>
    <w:rsid w:val="005F4FCD"/>
    <w:rsid w:val="006006D8"/>
    <w:rsid w:val="006122CA"/>
    <w:rsid w:val="00613EF4"/>
    <w:rsid w:val="00615029"/>
    <w:rsid w:val="00617C30"/>
    <w:rsid w:val="00621B6D"/>
    <w:rsid w:val="00623354"/>
    <w:rsid w:val="006271A8"/>
    <w:rsid w:val="006369ED"/>
    <w:rsid w:val="0064422D"/>
    <w:rsid w:val="00650561"/>
    <w:rsid w:val="00652184"/>
    <w:rsid w:val="006535CB"/>
    <w:rsid w:val="00654BBD"/>
    <w:rsid w:val="0065654A"/>
    <w:rsid w:val="00672D2B"/>
    <w:rsid w:val="00673F79"/>
    <w:rsid w:val="00677C20"/>
    <w:rsid w:val="00684FE0"/>
    <w:rsid w:val="00686D28"/>
    <w:rsid w:val="00693934"/>
    <w:rsid w:val="006A527C"/>
    <w:rsid w:val="006A7FED"/>
    <w:rsid w:val="006B0678"/>
    <w:rsid w:val="006B7BD8"/>
    <w:rsid w:val="006C5295"/>
    <w:rsid w:val="006C773F"/>
    <w:rsid w:val="006E1E80"/>
    <w:rsid w:val="006E760D"/>
    <w:rsid w:val="006E7E8D"/>
    <w:rsid w:val="006F0D3C"/>
    <w:rsid w:val="006F30B7"/>
    <w:rsid w:val="006F4566"/>
    <w:rsid w:val="006F46CF"/>
    <w:rsid w:val="00703484"/>
    <w:rsid w:val="007040AE"/>
    <w:rsid w:val="007064FF"/>
    <w:rsid w:val="00710368"/>
    <w:rsid w:val="0071130C"/>
    <w:rsid w:val="0072208C"/>
    <w:rsid w:val="0072261C"/>
    <w:rsid w:val="00722679"/>
    <w:rsid w:val="00734D1E"/>
    <w:rsid w:val="00737F33"/>
    <w:rsid w:val="007411EF"/>
    <w:rsid w:val="00745369"/>
    <w:rsid w:val="00746CB5"/>
    <w:rsid w:val="007511CA"/>
    <w:rsid w:val="00762E0D"/>
    <w:rsid w:val="00772C2E"/>
    <w:rsid w:val="007773C4"/>
    <w:rsid w:val="00780305"/>
    <w:rsid w:val="00780C9A"/>
    <w:rsid w:val="007814EC"/>
    <w:rsid w:val="00781C76"/>
    <w:rsid w:val="007821D0"/>
    <w:rsid w:val="007830DE"/>
    <w:rsid w:val="00783371"/>
    <w:rsid w:val="00783B60"/>
    <w:rsid w:val="0078409E"/>
    <w:rsid w:val="007842E8"/>
    <w:rsid w:val="00790A35"/>
    <w:rsid w:val="00794F42"/>
    <w:rsid w:val="00797960"/>
    <w:rsid w:val="00797B9B"/>
    <w:rsid w:val="007A201A"/>
    <w:rsid w:val="007A3A6E"/>
    <w:rsid w:val="007A6116"/>
    <w:rsid w:val="007A6E22"/>
    <w:rsid w:val="007B1BFB"/>
    <w:rsid w:val="007B5342"/>
    <w:rsid w:val="007C2F2A"/>
    <w:rsid w:val="007C3108"/>
    <w:rsid w:val="007C43F4"/>
    <w:rsid w:val="007C6473"/>
    <w:rsid w:val="007C7378"/>
    <w:rsid w:val="007D09DA"/>
    <w:rsid w:val="007D58BD"/>
    <w:rsid w:val="007D675A"/>
    <w:rsid w:val="007D683A"/>
    <w:rsid w:val="007D71FD"/>
    <w:rsid w:val="007E4D4B"/>
    <w:rsid w:val="007E5A4E"/>
    <w:rsid w:val="007E5F53"/>
    <w:rsid w:val="007E5FEA"/>
    <w:rsid w:val="007E78A8"/>
    <w:rsid w:val="007F0092"/>
    <w:rsid w:val="007F047F"/>
    <w:rsid w:val="007F5E6A"/>
    <w:rsid w:val="008001F7"/>
    <w:rsid w:val="008029D5"/>
    <w:rsid w:val="0080469C"/>
    <w:rsid w:val="008079B3"/>
    <w:rsid w:val="0081052C"/>
    <w:rsid w:val="00810A93"/>
    <w:rsid w:val="00811086"/>
    <w:rsid w:val="008133EB"/>
    <w:rsid w:val="0081792E"/>
    <w:rsid w:val="00822556"/>
    <w:rsid w:val="00823862"/>
    <w:rsid w:val="0082703C"/>
    <w:rsid w:val="008275CE"/>
    <w:rsid w:val="00827D1C"/>
    <w:rsid w:val="00831001"/>
    <w:rsid w:val="00840918"/>
    <w:rsid w:val="00840F97"/>
    <w:rsid w:val="00845904"/>
    <w:rsid w:val="00847175"/>
    <w:rsid w:val="008515B7"/>
    <w:rsid w:val="008534CD"/>
    <w:rsid w:val="00853AF5"/>
    <w:rsid w:val="00853DF1"/>
    <w:rsid w:val="008569E9"/>
    <w:rsid w:val="008646DA"/>
    <w:rsid w:val="00866CE9"/>
    <w:rsid w:val="008709A2"/>
    <w:rsid w:val="00871418"/>
    <w:rsid w:val="00872D6E"/>
    <w:rsid w:val="00876BCF"/>
    <w:rsid w:val="008878C7"/>
    <w:rsid w:val="0089382D"/>
    <w:rsid w:val="008966A4"/>
    <w:rsid w:val="008A2F1C"/>
    <w:rsid w:val="008B7C06"/>
    <w:rsid w:val="008C77B4"/>
    <w:rsid w:val="008D1F43"/>
    <w:rsid w:val="008D7F71"/>
    <w:rsid w:val="008E1CE9"/>
    <w:rsid w:val="008E74AE"/>
    <w:rsid w:val="008F16CE"/>
    <w:rsid w:val="008F1B28"/>
    <w:rsid w:val="008F2BA5"/>
    <w:rsid w:val="008F2EBD"/>
    <w:rsid w:val="008F6065"/>
    <w:rsid w:val="008F68E4"/>
    <w:rsid w:val="00901CCE"/>
    <w:rsid w:val="00912B73"/>
    <w:rsid w:val="009137CD"/>
    <w:rsid w:val="00913D02"/>
    <w:rsid w:val="0092415D"/>
    <w:rsid w:val="00925DA0"/>
    <w:rsid w:val="00936385"/>
    <w:rsid w:val="0094195D"/>
    <w:rsid w:val="0094249A"/>
    <w:rsid w:val="00952E12"/>
    <w:rsid w:val="00953AD3"/>
    <w:rsid w:val="009554B7"/>
    <w:rsid w:val="009614CA"/>
    <w:rsid w:val="00962A71"/>
    <w:rsid w:val="00967D5C"/>
    <w:rsid w:val="00971CC5"/>
    <w:rsid w:val="00975EB1"/>
    <w:rsid w:val="0097682A"/>
    <w:rsid w:val="00980FD9"/>
    <w:rsid w:val="00982C43"/>
    <w:rsid w:val="00984EE1"/>
    <w:rsid w:val="009979DA"/>
    <w:rsid w:val="009A0503"/>
    <w:rsid w:val="009A27F6"/>
    <w:rsid w:val="009A3854"/>
    <w:rsid w:val="009A5DAB"/>
    <w:rsid w:val="009B12FF"/>
    <w:rsid w:val="009C4C6F"/>
    <w:rsid w:val="009C5B18"/>
    <w:rsid w:val="009D3001"/>
    <w:rsid w:val="009D6F3D"/>
    <w:rsid w:val="009E00E3"/>
    <w:rsid w:val="009E0929"/>
    <w:rsid w:val="009E0DAB"/>
    <w:rsid w:val="009E551C"/>
    <w:rsid w:val="009F2F9A"/>
    <w:rsid w:val="009F59D4"/>
    <w:rsid w:val="00A01ECE"/>
    <w:rsid w:val="00A0393C"/>
    <w:rsid w:val="00A04744"/>
    <w:rsid w:val="00A05C0B"/>
    <w:rsid w:val="00A12D3C"/>
    <w:rsid w:val="00A228C0"/>
    <w:rsid w:val="00A25F6C"/>
    <w:rsid w:val="00A26095"/>
    <w:rsid w:val="00A34A62"/>
    <w:rsid w:val="00A36E06"/>
    <w:rsid w:val="00A40167"/>
    <w:rsid w:val="00A42A91"/>
    <w:rsid w:val="00A456D8"/>
    <w:rsid w:val="00A5040C"/>
    <w:rsid w:val="00A556F7"/>
    <w:rsid w:val="00A56E06"/>
    <w:rsid w:val="00A60CF6"/>
    <w:rsid w:val="00A63105"/>
    <w:rsid w:val="00A648C9"/>
    <w:rsid w:val="00A66A01"/>
    <w:rsid w:val="00A67A10"/>
    <w:rsid w:val="00A72C3F"/>
    <w:rsid w:val="00A72D25"/>
    <w:rsid w:val="00A750B2"/>
    <w:rsid w:val="00A75E7A"/>
    <w:rsid w:val="00A806B1"/>
    <w:rsid w:val="00A80DF6"/>
    <w:rsid w:val="00A823D0"/>
    <w:rsid w:val="00A86BAA"/>
    <w:rsid w:val="00A95BCC"/>
    <w:rsid w:val="00AA3DC4"/>
    <w:rsid w:val="00AA4A9F"/>
    <w:rsid w:val="00AB593E"/>
    <w:rsid w:val="00AB6529"/>
    <w:rsid w:val="00AB7B2E"/>
    <w:rsid w:val="00AB7CF6"/>
    <w:rsid w:val="00AC0638"/>
    <w:rsid w:val="00AC5A87"/>
    <w:rsid w:val="00AC607A"/>
    <w:rsid w:val="00AC7890"/>
    <w:rsid w:val="00AD277A"/>
    <w:rsid w:val="00AD7B90"/>
    <w:rsid w:val="00AE13C2"/>
    <w:rsid w:val="00AE16A7"/>
    <w:rsid w:val="00AE7484"/>
    <w:rsid w:val="00AE7C5F"/>
    <w:rsid w:val="00AF6238"/>
    <w:rsid w:val="00B003BB"/>
    <w:rsid w:val="00B05128"/>
    <w:rsid w:val="00B115D3"/>
    <w:rsid w:val="00B13D68"/>
    <w:rsid w:val="00B140CF"/>
    <w:rsid w:val="00B16A41"/>
    <w:rsid w:val="00B2604A"/>
    <w:rsid w:val="00B3000D"/>
    <w:rsid w:val="00B31823"/>
    <w:rsid w:val="00B351F1"/>
    <w:rsid w:val="00B42B6E"/>
    <w:rsid w:val="00B42B85"/>
    <w:rsid w:val="00B56C34"/>
    <w:rsid w:val="00B57B9A"/>
    <w:rsid w:val="00B625B4"/>
    <w:rsid w:val="00B6468D"/>
    <w:rsid w:val="00B67598"/>
    <w:rsid w:val="00B727AA"/>
    <w:rsid w:val="00B7372E"/>
    <w:rsid w:val="00B73E15"/>
    <w:rsid w:val="00B76480"/>
    <w:rsid w:val="00B918A7"/>
    <w:rsid w:val="00BA1647"/>
    <w:rsid w:val="00BA1CFE"/>
    <w:rsid w:val="00BA26D2"/>
    <w:rsid w:val="00BA2D0A"/>
    <w:rsid w:val="00BB356E"/>
    <w:rsid w:val="00BB6B51"/>
    <w:rsid w:val="00BD3662"/>
    <w:rsid w:val="00BE592A"/>
    <w:rsid w:val="00BE710A"/>
    <w:rsid w:val="00BF1A7B"/>
    <w:rsid w:val="00BF7134"/>
    <w:rsid w:val="00BF7BFB"/>
    <w:rsid w:val="00C017AC"/>
    <w:rsid w:val="00C04704"/>
    <w:rsid w:val="00C10A58"/>
    <w:rsid w:val="00C11F55"/>
    <w:rsid w:val="00C25A67"/>
    <w:rsid w:val="00C27B89"/>
    <w:rsid w:val="00C34588"/>
    <w:rsid w:val="00C34C5C"/>
    <w:rsid w:val="00C568F5"/>
    <w:rsid w:val="00C57D2C"/>
    <w:rsid w:val="00C610BA"/>
    <w:rsid w:val="00C61B39"/>
    <w:rsid w:val="00C67804"/>
    <w:rsid w:val="00C80241"/>
    <w:rsid w:val="00C81A76"/>
    <w:rsid w:val="00C828EF"/>
    <w:rsid w:val="00C87035"/>
    <w:rsid w:val="00C910FD"/>
    <w:rsid w:val="00CA2CB3"/>
    <w:rsid w:val="00CA603E"/>
    <w:rsid w:val="00CA670F"/>
    <w:rsid w:val="00CAE8A8"/>
    <w:rsid w:val="00CB21D2"/>
    <w:rsid w:val="00CC7CC2"/>
    <w:rsid w:val="00CC7F22"/>
    <w:rsid w:val="00CD0BE1"/>
    <w:rsid w:val="00CD1CD4"/>
    <w:rsid w:val="00CD5924"/>
    <w:rsid w:val="00CF01CE"/>
    <w:rsid w:val="00CF53A9"/>
    <w:rsid w:val="00D04AD2"/>
    <w:rsid w:val="00D154A8"/>
    <w:rsid w:val="00D15B05"/>
    <w:rsid w:val="00D17F61"/>
    <w:rsid w:val="00D28AF9"/>
    <w:rsid w:val="00D31931"/>
    <w:rsid w:val="00D355E8"/>
    <w:rsid w:val="00D44D43"/>
    <w:rsid w:val="00D52A76"/>
    <w:rsid w:val="00D53880"/>
    <w:rsid w:val="00D53F30"/>
    <w:rsid w:val="00D56912"/>
    <w:rsid w:val="00D56B07"/>
    <w:rsid w:val="00D571BD"/>
    <w:rsid w:val="00D574A2"/>
    <w:rsid w:val="00D6001A"/>
    <w:rsid w:val="00D6161C"/>
    <w:rsid w:val="00D62919"/>
    <w:rsid w:val="00D62B63"/>
    <w:rsid w:val="00D62F14"/>
    <w:rsid w:val="00D70859"/>
    <w:rsid w:val="00D82D79"/>
    <w:rsid w:val="00D87091"/>
    <w:rsid w:val="00D87CCE"/>
    <w:rsid w:val="00D905AE"/>
    <w:rsid w:val="00D95110"/>
    <w:rsid w:val="00DA1977"/>
    <w:rsid w:val="00DB0E20"/>
    <w:rsid w:val="00DB0EB0"/>
    <w:rsid w:val="00DC0E6C"/>
    <w:rsid w:val="00DC7554"/>
    <w:rsid w:val="00DD1634"/>
    <w:rsid w:val="00DD1D99"/>
    <w:rsid w:val="00DD3B22"/>
    <w:rsid w:val="00DE154F"/>
    <w:rsid w:val="00DE15D0"/>
    <w:rsid w:val="00DE1E3C"/>
    <w:rsid w:val="00DE283F"/>
    <w:rsid w:val="00DE3806"/>
    <w:rsid w:val="00DF33CE"/>
    <w:rsid w:val="00E041E7"/>
    <w:rsid w:val="00E07F29"/>
    <w:rsid w:val="00E1404F"/>
    <w:rsid w:val="00E21674"/>
    <w:rsid w:val="00E22555"/>
    <w:rsid w:val="00E2624B"/>
    <w:rsid w:val="00E27DB9"/>
    <w:rsid w:val="00E318B0"/>
    <w:rsid w:val="00E333D8"/>
    <w:rsid w:val="00E34D4F"/>
    <w:rsid w:val="00E353DE"/>
    <w:rsid w:val="00E37D65"/>
    <w:rsid w:val="00E40FF5"/>
    <w:rsid w:val="00E427C6"/>
    <w:rsid w:val="00E45C5B"/>
    <w:rsid w:val="00E522F1"/>
    <w:rsid w:val="00E52AD9"/>
    <w:rsid w:val="00E54EFD"/>
    <w:rsid w:val="00E56D3C"/>
    <w:rsid w:val="00E64F55"/>
    <w:rsid w:val="00E666D3"/>
    <w:rsid w:val="00E66BE5"/>
    <w:rsid w:val="00E67172"/>
    <w:rsid w:val="00E74E78"/>
    <w:rsid w:val="00E759E3"/>
    <w:rsid w:val="00E7721C"/>
    <w:rsid w:val="00E81B2F"/>
    <w:rsid w:val="00E853CB"/>
    <w:rsid w:val="00E908AA"/>
    <w:rsid w:val="00E91700"/>
    <w:rsid w:val="00EA0506"/>
    <w:rsid w:val="00EA62EB"/>
    <w:rsid w:val="00EA67CD"/>
    <w:rsid w:val="00EB3324"/>
    <w:rsid w:val="00EB53D6"/>
    <w:rsid w:val="00EB60BB"/>
    <w:rsid w:val="00EB6C3B"/>
    <w:rsid w:val="00EB724B"/>
    <w:rsid w:val="00EC00FB"/>
    <w:rsid w:val="00EC3266"/>
    <w:rsid w:val="00EE0DDA"/>
    <w:rsid w:val="00EE7AD6"/>
    <w:rsid w:val="00EF26EB"/>
    <w:rsid w:val="00EF368C"/>
    <w:rsid w:val="00EF6082"/>
    <w:rsid w:val="00F023DA"/>
    <w:rsid w:val="00F07422"/>
    <w:rsid w:val="00F15CB6"/>
    <w:rsid w:val="00F20078"/>
    <w:rsid w:val="00F219BD"/>
    <w:rsid w:val="00F42AC2"/>
    <w:rsid w:val="00F43D23"/>
    <w:rsid w:val="00F46BA7"/>
    <w:rsid w:val="00F46C85"/>
    <w:rsid w:val="00F504D8"/>
    <w:rsid w:val="00F50CBF"/>
    <w:rsid w:val="00F51064"/>
    <w:rsid w:val="00F5137E"/>
    <w:rsid w:val="00F54926"/>
    <w:rsid w:val="00F550ED"/>
    <w:rsid w:val="00F5768F"/>
    <w:rsid w:val="00F63605"/>
    <w:rsid w:val="00F67A7C"/>
    <w:rsid w:val="00F67CBD"/>
    <w:rsid w:val="00F70B73"/>
    <w:rsid w:val="00F71CFC"/>
    <w:rsid w:val="00F73758"/>
    <w:rsid w:val="00F9006A"/>
    <w:rsid w:val="00F93708"/>
    <w:rsid w:val="00F93B0B"/>
    <w:rsid w:val="00F9494E"/>
    <w:rsid w:val="00F94AA4"/>
    <w:rsid w:val="00F9596A"/>
    <w:rsid w:val="00F969D3"/>
    <w:rsid w:val="00F96BCE"/>
    <w:rsid w:val="00FA288B"/>
    <w:rsid w:val="00FA71EB"/>
    <w:rsid w:val="00FAE2AB"/>
    <w:rsid w:val="00FB38F6"/>
    <w:rsid w:val="00FB5AD8"/>
    <w:rsid w:val="00FB608A"/>
    <w:rsid w:val="00FBAEF6"/>
    <w:rsid w:val="00FC14F2"/>
    <w:rsid w:val="00FC305C"/>
    <w:rsid w:val="00FD6E37"/>
    <w:rsid w:val="00FE03A0"/>
    <w:rsid w:val="00FE3787"/>
    <w:rsid w:val="00FF2FE9"/>
    <w:rsid w:val="00FF61C0"/>
    <w:rsid w:val="00FF6B5A"/>
    <w:rsid w:val="00FF6D8A"/>
    <w:rsid w:val="010AF18F"/>
    <w:rsid w:val="0156A619"/>
    <w:rsid w:val="015E58EF"/>
    <w:rsid w:val="016037D9"/>
    <w:rsid w:val="01752B4B"/>
    <w:rsid w:val="018E80C4"/>
    <w:rsid w:val="019554B7"/>
    <w:rsid w:val="01AA2267"/>
    <w:rsid w:val="01B3E74F"/>
    <w:rsid w:val="01B96929"/>
    <w:rsid w:val="0213996C"/>
    <w:rsid w:val="0218E987"/>
    <w:rsid w:val="02288D5C"/>
    <w:rsid w:val="023A9A48"/>
    <w:rsid w:val="023BA5E1"/>
    <w:rsid w:val="02676CF1"/>
    <w:rsid w:val="031A2DBC"/>
    <w:rsid w:val="0325232C"/>
    <w:rsid w:val="0346518B"/>
    <w:rsid w:val="0351CFAC"/>
    <w:rsid w:val="03642548"/>
    <w:rsid w:val="03703FF4"/>
    <w:rsid w:val="03D5A6BA"/>
    <w:rsid w:val="03E326FF"/>
    <w:rsid w:val="03EDC151"/>
    <w:rsid w:val="03F76B95"/>
    <w:rsid w:val="0401C091"/>
    <w:rsid w:val="04036581"/>
    <w:rsid w:val="040589FB"/>
    <w:rsid w:val="0438CC17"/>
    <w:rsid w:val="043975DB"/>
    <w:rsid w:val="04503038"/>
    <w:rsid w:val="0457E213"/>
    <w:rsid w:val="046E3EB4"/>
    <w:rsid w:val="04752B04"/>
    <w:rsid w:val="0476803F"/>
    <w:rsid w:val="04E6ECD5"/>
    <w:rsid w:val="04F1B8E1"/>
    <w:rsid w:val="04F913A9"/>
    <w:rsid w:val="050A3B3A"/>
    <w:rsid w:val="0516390D"/>
    <w:rsid w:val="053B4C77"/>
    <w:rsid w:val="053C275F"/>
    <w:rsid w:val="0543FE74"/>
    <w:rsid w:val="05646543"/>
    <w:rsid w:val="0571407E"/>
    <w:rsid w:val="05820E75"/>
    <w:rsid w:val="058F85FF"/>
    <w:rsid w:val="059EFC28"/>
    <w:rsid w:val="05AEB6A0"/>
    <w:rsid w:val="05E5F4E8"/>
    <w:rsid w:val="05F696F0"/>
    <w:rsid w:val="060AC4C9"/>
    <w:rsid w:val="0610FB65"/>
    <w:rsid w:val="0648021A"/>
    <w:rsid w:val="064D3BF2"/>
    <w:rsid w:val="0656B017"/>
    <w:rsid w:val="065C23E0"/>
    <w:rsid w:val="06860B79"/>
    <w:rsid w:val="06980750"/>
    <w:rsid w:val="069B1599"/>
    <w:rsid w:val="06A4958A"/>
    <w:rsid w:val="06A6239A"/>
    <w:rsid w:val="06AB85A7"/>
    <w:rsid w:val="06BE0173"/>
    <w:rsid w:val="06C128BE"/>
    <w:rsid w:val="06DFD3AC"/>
    <w:rsid w:val="06E36419"/>
    <w:rsid w:val="06FCE1A6"/>
    <w:rsid w:val="0704D52A"/>
    <w:rsid w:val="07064817"/>
    <w:rsid w:val="07167A25"/>
    <w:rsid w:val="0722450D"/>
    <w:rsid w:val="072ADE72"/>
    <w:rsid w:val="07321D18"/>
    <w:rsid w:val="07397AAC"/>
    <w:rsid w:val="073D1AED"/>
    <w:rsid w:val="07405632"/>
    <w:rsid w:val="076399DC"/>
    <w:rsid w:val="0764F44F"/>
    <w:rsid w:val="077D42AB"/>
    <w:rsid w:val="078046B8"/>
    <w:rsid w:val="07A2BA97"/>
    <w:rsid w:val="07BE103C"/>
    <w:rsid w:val="07F05B74"/>
    <w:rsid w:val="07F7F441"/>
    <w:rsid w:val="08586C95"/>
    <w:rsid w:val="08635BC7"/>
    <w:rsid w:val="0888BF01"/>
    <w:rsid w:val="08A55DEE"/>
    <w:rsid w:val="08AE7E27"/>
    <w:rsid w:val="08C006D5"/>
    <w:rsid w:val="08C63E13"/>
    <w:rsid w:val="08F9FC6A"/>
    <w:rsid w:val="091C8783"/>
    <w:rsid w:val="09289F1E"/>
    <w:rsid w:val="09412F97"/>
    <w:rsid w:val="094916F9"/>
    <w:rsid w:val="09516225"/>
    <w:rsid w:val="095998A2"/>
    <w:rsid w:val="095FB4C9"/>
    <w:rsid w:val="096BB457"/>
    <w:rsid w:val="098C7FA7"/>
    <w:rsid w:val="099D60A1"/>
    <w:rsid w:val="09AD6D83"/>
    <w:rsid w:val="09B143F5"/>
    <w:rsid w:val="09C3289A"/>
    <w:rsid w:val="09DB296F"/>
    <w:rsid w:val="09FFFE8E"/>
    <w:rsid w:val="0A0600FD"/>
    <w:rsid w:val="0A22871B"/>
    <w:rsid w:val="0A3D92C6"/>
    <w:rsid w:val="0A759E0C"/>
    <w:rsid w:val="0ACAF57D"/>
    <w:rsid w:val="0AD4EB93"/>
    <w:rsid w:val="0AF21AB0"/>
    <w:rsid w:val="0AF2C42A"/>
    <w:rsid w:val="0B0784B8"/>
    <w:rsid w:val="0B09E0C3"/>
    <w:rsid w:val="0B35CE07"/>
    <w:rsid w:val="0B40C551"/>
    <w:rsid w:val="0B46F753"/>
    <w:rsid w:val="0B58556E"/>
    <w:rsid w:val="0B5F7FA3"/>
    <w:rsid w:val="0B8005F2"/>
    <w:rsid w:val="0B86BA3A"/>
    <w:rsid w:val="0B99360E"/>
    <w:rsid w:val="0BB91198"/>
    <w:rsid w:val="0BDAACCC"/>
    <w:rsid w:val="0BE17C8E"/>
    <w:rsid w:val="0BEE38E4"/>
    <w:rsid w:val="0C2A749C"/>
    <w:rsid w:val="0C59F365"/>
    <w:rsid w:val="0C6DD753"/>
    <w:rsid w:val="0C7972C8"/>
    <w:rsid w:val="0C8774D5"/>
    <w:rsid w:val="0C968222"/>
    <w:rsid w:val="0CB8EC94"/>
    <w:rsid w:val="0CC52752"/>
    <w:rsid w:val="0CC7044F"/>
    <w:rsid w:val="0CE8D876"/>
    <w:rsid w:val="0CEF44E3"/>
    <w:rsid w:val="0D19877D"/>
    <w:rsid w:val="0D415DBE"/>
    <w:rsid w:val="0D50FC5C"/>
    <w:rsid w:val="0D71B16F"/>
    <w:rsid w:val="0D785E34"/>
    <w:rsid w:val="0D8206FF"/>
    <w:rsid w:val="0D85D0B6"/>
    <w:rsid w:val="0D87F170"/>
    <w:rsid w:val="0DCEAD87"/>
    <w:rsid w:val="0DD1348C"/>
    <w:rsid w:val="0DEF2395"/>
    <w:rsid w:val="0E26585D"/>
    <w:rsid w:val="0E2D88BB"/>
    <w:rsid w:val="0E4E0D68"/>
    <w:rsid w:val="0E6A78D0"/>
    <w:rsid w:val="0E712C79"/>
    <w:rsid w:val="0E717562"/>
    <w:rsid w:val="0E92A846"/>
    <w:rsid w:val="0EB1BA3D"/>
    <w:rsid w:val="0EC1A853"/>
    <w:rsid w:val="0EC9A80A"/>
    <w:rsid w:val="0ED2ECBD"/>
    <w:rsid w:val="0EDA00BE"/>
    <w:rsid w:val="0EE9D928"/>
    <w:rsid w:val="0EEFF22B"/>
    <w:rsid w:val="0EF9C979"/>
    <w:rsid w:val="0EFFF4F3"/>
    <w:rsid w:val="0F369B16"/>
    <w:rsid w:val="0F56AC68"/>
    <w:rsid w:val="0F5F4BFA"/>
    <w:rsid w:val="0F63EB16"/>
    <w:rsid w:val="0F6B8523"/>
    <w:rsid w:val="0F87E2E6"/>
    <w:rsid w:val="0F96403A"/>
    <w:rsid w:val="0FBE85FD"/>
    <w:rsid w:val="0FC2BBA6"/>
    <w:rsid w:val="0FDA0594"/>
    <w:rsid w:val="0FF67FC3"/>
    <w:rsid w:val="1009DF9E"/>
    <w:rsid w:val="102B974B"/>
    <w:rsid w:val="10383B84"/>
    <w:rsid w:val="10405849"/>
    <w:rsid w:val="10445B3F"/>
    <w:rsid w:val="10519914"/>
    <w:rsid w:val="106694F2"/>
    <w:rsid w:val="106CE0F6"/>
    <w:rsid w:val="108916CC"/>
    <w:rsid w:val="10BCFB5D"/>
    <w:rsid w:val="10CA1642"/>
    <w:rsid w:val="111E9A63"/>
    <w:rsid w:val="1124FEEA"/>
    <w:rsid w:val="112805C5"/>
    <w:rsid w:val="113260E8"/>
    <w:rsid w:val="11A7956B"/>
    <w:rsid w:val="11BB4AE3"/>
    <w:rsid w:val="11C2CEE3"/>
    <w:rsid w:val="11DEF711"/>
    <w:rsid w:val="11F1DD6F"/>
    <w:rsid w:val="1203CF4B"/>
    <w:rsid w:val="12070D3F"/>
    <w:rsid w:val="121AC1A2"/>
    <w:rsid w:val="12291218"/>
    <w:rsid w:val="12339BAE"/>
    <w:rsid w:val="1245AD94"/>
    <w:rsid w:val="125076B1"/>
    <w:rsid w:val="1277BD99"/>
    <w:rsid w:val="12995FAB"/>
    <w:rsid w:val="12B53A1E"/>
    <w:rsid w:val="12C7DFF5"/>
    <w:rsid w:val="12E0EEB9"/>
    <w:rsid w:val="1322BCCF"/>
    <w:rsid w:val="1332CA32"/>
    <w:rsid w:val="13373641"/>
    <w:rsid w:val="1377868B"/>
    <w:rsid w:val="13808FF2"/>
    <w:rsid w:val="138B9339"/>
    <w:rsid w:val="139862EA"/>
    <w:rsid w:val="13D1E36A"/>
    <w:rsid w:val="13E56252"/>
    <w:rsid w:val="13E80FF2"/>
    <w:rsid w:val="140262C1"/>
    <w:rsid w:val="141FA9A1"/>
    <w:rsid w:val="147C6551"/>
    <w:rsid w:val="148B4157"/>
    <w:rsid w:val="14B041F5"/>
    <w:rsid w:val="14CDB261"/>
    <w:rsid w:val="151BEEBC"/>
    <w:rsid w:val="1534E158"/>
    <w:rsid w:val="1559300C"/>
    <w:rsid w:val="1589D3D7"/>
    <w:rsid w:val="15ABCD5C"/>
    <w:rsid w:val="15BAADDE"/>
    <w:rsid w:val="15BE9E5F"/>
    <w:rsid w:val="15CB711D"/>
    <w:rsid w:val="15EADDDB"/>
    <w:rsid w:val="15FFB165"/>
    <w:rsid w:val="1601E275"/>
    <w:rsid w:val="1612BE92"/>
    <w:rsid w:val="161BC4E2"/>
    <w:rsid w:val="1638E5F3"/>
    <w:rsid w:val="16674766"/>
    <w:rsid w:val="167D64C2"/>
    <w:rsid w:val="168B9458"/>
    <w:rsid w:val="16A74663"/>
    <w:rsid w:val="16ABBFCF"/>
    <w:rsid w:val="16B64BE8"/>
    <w:rsid w:val="16B6E334"/>
    <w:rsid w:val="16BB4017"/>
    <w:rsid w:val="16BEF23C"/>
    <w:rsid w:val="16D6117E"/>
    <w:rsid w:val="171788D1"/>
    <w:rsid w:val="1729A110"/>
    <w:rsid w:val="175055E6"/>
    <w:rsid w:val="1761B69A"/>
    <w:rsid w:val="178EF2F9"/>
    <w:rsid w:val="17A173A3"/>
    <w:rsid w:val="17A85FF3"/>
    <w:rsid w:val="17B96897"/>
    <w:rsid w:val="17C22D2D"/>
    <w:rsid w:val="17D7F6F7"/>
    <w:rsid w:val="17D97BB1"/>
    <w:rsid w:val="17E39E98"/>
    <w:rsid w:val="17E91073"/>
    <w:rsid w:val="1805A35C"/>
    <w:rsid w:val="180E0117"/>
    <w:rsid w:val="181F1A5F"/>
    <w:rsid w:val="1823BC2E"/>
    <w:rsid w:val="1829FA72"/>
    <w:rsid w:val="184C10EF"/>
    <w:rsid w:val="185D2FE5"/>
    <w:rsid w:val="1877D8FC"/>
    <w:rsid w:val="18A85FA3"/>
    <w:rsid w:val="18B6F293"/>
    <w:rsid w:val="18D845CB"/>
    <w:rsid w:val="18DA9C70"/>
    <w:rsid w:val="18EC14F5"/>
    <w:rsid w:val="18F4DF51"/>
    <w:rsid w:val="1947F9F8"/>
    <w:rsid w:val="19497D80"/>
    <w:rsid w:val="1957555E"/>
    <w:rsid w:val="195BC38B"/>
    <w:rsid w:val="197A951A"/>
    <w:rsid w:val="198C3386"/>
    <w:rsid w:val="19C9B770"/>
    <w:rsid w:val="19EB20E1"/>
    <w:rsid w:val="19F72E92"/>
    <w:rsid w:val="1A092373"/>
    <w:rsid w:val="1A173E65"/>
    <w:rsid w:val="1A22E1D7"/>
    <w:rsid w:val="1A2DB529"/>
    <w:rsid w:val="1A55AAED"/>
    <w:rsid w:val="1A59E98B"/>
    <w:rsid w:val="1A602652"/>
    <w:rsid w:val="1A7096E9"/>
    <w:rsid w:val="1A7FACBC"/>
    <w:rsid w:val="1A8F2CBE"/>
    <w:rsid w:val="1ACB8E0C"/>
    <w:rsid w:val="1ACBA3F5"/>
    <w:rsid w:val="1AD92834"/>
    <w:rsid w:val="1AE7D966"/>
    <w:rsid w:val="1B3604C1"/>
    <w:rsid w:val="1B59BA7B"/>
    <w:rsid w:val="1B6AFD0A"/>
    <w:rsid w:val="1B6F97DF"/>
    <w:rsid w:val="1B7079C1"/>
    <w:rsid w:val="1B7CFA69"/>
    <w:rsid w:val="1B93B7D3"/>
    <w:rsid w:val="1BD3F9BB"/>
    <w:rsid w:val="1BDAE6E4"/>
    <w:rsid w:val="1BE56629"/>
    <w:rsid w:val="1C0649B0"/>
    <w:rsid w:val="1C4AD274"/>
    <w:rsid w:val="1C57E4C2"/>
    <w:rsid w:val="1C5A150D"/>
    <w:rsid w:val="1C80407C"/>
    <w:rsid w:val="1C892958"/>
    <w:rsid w:val="1CA51509"/>
    <w:rsid w:val="1CC3D858"/>
    <w:rsid w:val="1CCDDDCA"/>
    <w:rsid w:val="1CD5C3E2"/>
    <w:rsid w:val="1CDF4E5D"/>
    <w:rsid w:val="1D02AEEB"/>
    <w:rsid w:val="1D1F2EC2"/>
    <w:rsid w:val="1D355218"/>
    <w:rsid w:val="1D4E98C2"/>
    <w:rsid w:val="1D70DC77"/>
    <w:rsid w:val="1D83251A"/>
    <w:rsid w:val="1D8EB973"/>
    <w:rsid w:val="1D8EF238"/>
    <w:rsid w:val="1DBEDA32"/>
    <w:rsid w:val="1DD597D2"/>
    <w:rsid w:val="1DE75856"/>
    <w:rsid w:val="1E05A3B2"/>
    <w:rsid w:val="1E0C80ED"/>
    <w:rsid w:val="1E3A78A0"/>
    <w:rsid w:val="1E64914F"/>
    <w:rsid w:val="1EA62C18"/>
    <w:rsid w:val="1EC4ADFF"/>
    <w:rsid w:val="1EE9DA37"/>
    <w:rsid w:val="1F0B5E71"/>
    <w:rsid w:val="1F176453"/>
    <w:rsid w:val="1F17A202"/>
    <w:rsid w:val="1F1D0054"/>
    <w:rsid w:val="1F1ED5E2"/>
    <w:rsid w:val="1F3BFD70"/>
    <w:rsid w:val="1F418413"/>
    <w:rsid w:val="1F4C2768"/>
    <w:rsid w:val="1F5224E5"/>
    <w:rsid w:val="1F5EBC79"/>
    <w:rsid w:val="1F76F08D"/>
    <w:rsid w:val="1F9ED042"/>
    <w:rsid w:val="1FA665E0"/>
    <w:rsid w:val="1FC3E3FF"/>
    <w:rsid w:val="1FCDEE34"/>
    <w:rsid w:val="1FD59F5A"/>
    <w:rsid w:val="1FEAE68A"/>
    <w:rsid w:val="20015C46"/>
    <w:rsid w:val="20203639"/>
    <w:rsid w:val="2021EA8D"/>
    <w:rsid w:val="203F863A"/>
    <w:rsid w:val="2040C00F"/>
    <w:rsid w:val="205216FC"/>
    <w:rsid w:val="205A0F56"/>
    <w:rsid w:val="205D677C"/>
    <w:rsid w:val="2087B1C9"/>
    <w:rsid w:val="208A6FF5"/>
    <w:rsid w:val="209B144F"/>
    <w:rsid w:val="20DA85EA"/>
    <w:rsid w:val="20E4DC98"/>
    <w:rsid w:val="20FCE4A8"/>
    <w:rsid w:val="210A4B71"/>
    <w:rsid w:val="210D1312"/>
    <w:rsid w:val="2113D423"/>
    <w:rsid w:val="212D278C"/>
    <w:rsid w:val="212DEAD7"/>
    <w:rsid w:val="2150E9DD"/>
    <w:rsid w:val="2170FCB6"/>
    <w:rsid w:val="21A2A719"/>
    <w:rsid w:val="21CA5A28"/>
    <w:rsid w:val="21D1C8ED"/>
    <w:rsid w:val="21D70A1F"/>
    <w:rsid w:val="21E8993D"/>
    <w:rsid w:val="21FC4EC1"/>
    <w:rsid w:val="22126FD9"/>
    <w:rsid w:val="2233B1FD"/>
    <w:rsid w:val="2273EE19"/>
    <w:rsid w:val="22894D1F"/>
    <w:rsid w:val="22935CEC"/>
    <w:rsid w:val="22CE704B"/>
    <w:rsid w:val="22CF8E37"/>
    <w:rsid w:val="22DC007C"/>
    <w:rsid w:val="22E2C818"/>
    <w:rsid w:val="22E4CEA2"/>
    <w:rsid w:val="22ECFAD0"/>
    <w:rsid w:val="22EE6597"/>
    <w:rsid w:val="22F19572"/>
    <w:rsid w:val="22FE9178"/>
    <w:rsid w:val="230B8002"/>
    <w:rsid w:val="2343D33C"/>
    <w:rsid w:val="2378F86D"/>
    <w:rsid w:val="238CA381"/>
    <w:rsid w:val="238F2E3C"/>
    <w:rsid w:val="23A41140"/>
    <w:rsid w:val="23AE2B0D"/>
    <w:rsid w:val="23BA2A37"/>
    <w:rsid w:val="23CBC9B1"/>
    <w:rsid w:val="23EF50AE"/>
    <w:rsid w:val="23F85647"/>
    <w:rsid w:val="23FABA65"/>
    <w:rsid w:val="24137471"/>
    <w:rsid w:val="24257EB1"/>
    <w:rsid w:val="242DF2FC"/>
    <w:rsid w:val="245EA9F1"/>
    <w:rsid w:val="246F2D47"/>
    <w:rsid w:val="247A8466"/>
    <w:rsid w:val="2485833D"/>
    <w:rsid w:val="248C4F7F"/>
    <w:rsid w:val="24997987"/>
    <w:rsid w:val="24C1C2EE"/>
    <w:rsid w:val="24C5F0D3"/>
    <w:rsid w:val="24C74152"/>
    <w:rsid w:val="24C7FEB1"/>
    <w:rsid w:val="24E00826"/>
    <w:rsid w:val="24FC0514"/>
    <w:rsid w:val="25058E6B"/>
    <w:rsid w:val="252B6E63"/>
    <w:rsid w:val="255ADB99"/>
    <w:rsid w:val="25660074"/>
    <w:rsid w:val="2579BB74"/>
    <w:rsid w:val="257F189A"/>
    <w:rsid w:val="2595D2DF"/>
    <w:rsid w:val="259F255E"/>
    <w:rsid w:val="25A457CC"/>
    <w:rsid w:val="25BE5A23"/>
    <w:rsid w:val="26239B07"/>
    <w:rsid w:val="262B457C"/>
    <w:rsid w:val="2642EDA7"/>
    <w:rsid w:val="266F60E2"/>
    <w:rsid w:val="2685D98A"/>
    <w:rsid w:val="26B73F21"/>
    <w:rsid w:val="26B8475A"/>
    <w:rsid w:val="26CD4D1A"/>
    <w:rsid w:val="26D5867B"/>
    <w:rsid w:val="26FEBC41"/>
    <w:rsid w:val="270B51F2"/>
    <w:rsid w:val="27124E02"/>
    <w:rsid w:val="273830CC"/>
    <w:rsid w:val="27395777"/>
    <w:rsid w:val="273D760A"/>
    <w:rsid w:val="275C1DAE"/>
    <w:rsid w:val="275D0E86"/>
    <w:rsid w:val="2764F4A9"/>
    <w:rsid w:val="276DAC29"/>
    <w:rsid w:val="2786901E"/>
    <w:rsid w:val="278B8BE2"/>
    <w:rsid w:val="2799958F"/>
    <w:rsid w:val="27C89646"/>
    <w:rsid w:val="27CEE873"/>
    <w:rsid w:val="27FDE5F5"/>
    <w:rsid w:val="280C1928"/>
    <w:rsid w:val="28654058"/>
    <w:rsid w:val="2876D0DD"/>
    <w:rsid w:val="28963B92"/>
    <w:rsid w:val="28C35D16"/>
    <w:rsid w:val="28D12A7D"/>
    <w:rsid w:val="28DF5DB0"/>
    <w:rsid w:val="28F1DBB4"/>
    <w:rsid w:val="290359E9"/>
    <w:rsid w:val="29143AB9"/>
    <w:rsid w:val="291F52A2"/>
    <w:rsid w:val="297046A7"/>
    <w:rsid w:val="29ABA91F"/>
    <w:rsid w:val="29E3B96A"/>
    <w:rsid w:val="29F509FE"/>
    <w:rsid w:val="2A077FC8"/>
    <w:rsid w:val="2A0F87BB"/>
    <w:rsid w:val="2A30B74A"/>
    <w:rsid w:val="2A55E11F"/>
    <w:rsid w:val="2A6FD18E"/>
    <w:rsid w:val="2A71248B"/>
    <w:rsid w:val="2A7CF479"/>
    <w:rsid w:val="2AA18046"/>
    <w:rsid w:val="2AAB4994"/>
    <w:rsid w:val="2AB75B9A"/>
    <w:rsid w:val="2ABEDF48"/>
    <w:rsid w:val="2AC337F1"/>
    <w:rsid w:val="2AC9C897"/>
    <w:rsid w:val="2AFE6033"/>
    <w:rsid w:val="2B03A4B3"/>
    <w:rsid w:val="2B4E8B97"/>
    <w:rsid w:val="2B672B31"/>
    <w:rsid w:val="2B7D4E86"/>
    <w:rsid w:val="2BA80C4C"/>
    <w:rsid w:val="2BAF0D5E"/>
    <w:rsid w:val="2BAFAB65"/>
    <w:rsid w:val="2BE0554B"/>
    <w:rsid w:val="2BF38D02"/>
    <w:rsid w:val="2C02EB1B"/>
    <w:rsid w:val="2C035E92"/>
    <w:rsid w:val="2C1117D9"/>
    <w:rsid w:val="2C1DB027"/>
    <w:rsid w:val="2C1DD142"/>
    <w:rsid w:val="2C29F0CA"/>
    <w:rsid w:val="2C34542E"/>
    <w:rsid w:val="2C3B2434"/>
    <w:rsid w:val="2C43E962"/>
    <w:rsid w:val="2C4E6F3E"/>
    <w:rsid w:val="2C5A6F89"/>
    <w:rsid w:val="2C669867"/>
    <w:rsid w:val="2C6F0F12"/>
    <w:rsid w:val="2C772943"/>
    <w:rsid w:val="2C945821"/>
    <w:rsid w:val="2C9C6C10"/>
    <w:rsid w:val="2CAD6144"/>
    <w:rsid w:val="2CAFAC8D"/>
    <w:rsid w:val="2CB28C97"/>
    <w:rsid w:val="2CCA33DB"/>
    <w:rsid w:val="2CD00E87"/>
    <w:rsid w:val="2CD97674"/>
    <w:rsid w:val="2CDFCF68"/>
    <w:rsid w:val="2D053BF7"/>
    <w:rsid w:val="2D240D50"/>
    <w:rsid w:val="2D252AFE"/>
    <w:rsid w:val="2D2649CE"/>
    <w:rsid w:val="2D2D0FFF"/>
    <w:rsid w:val="2D3F3E2E"/>
    <w:rsid w:val="2D434B89"/>
    <w:rsid w:val="2D5D84C5"/>
    <w:rsid w:val="2D6289E9"/>
    <w:rsid w:val="2D9BD8A9"/>
    <w:rsid w:val="2D9D2C1E"/>
    <w:rsid w:val="2D9E42AC"/>
    <w:rsid w:val="2DA76DF1"/>
    <w:rsid w:val="2DB14CB5"/>
    <w:rsid w:val="2DC0202A"/>
    <w:rsid w:val="2DC98E40"/>
    <w:rsid w:val="2DCDECE9"/>
    <w:rsid w:val="2DE20AAB"/>
    <w:rsid w:val="2DF63FEA"/>
    <w:rsid w:val="2DFAD8B3"/>
    <w:rsid w:val="2E04376D"/>
    <w:rsid w:val="2E0641E6"/>
    <w:rsid w:val="2E15FF15"/>
    <w:rsid w:val="2E2A8ED8"/>
    <w:rsid w:val="2E3EA0B2"/>
    <w:rsid w:val="2E5B4888"/>
    <w:rsid w:val="2E7E17E8"/>
    <w:rsid w:val="2E81E119"/>
    <w:rsid w:val="2E8ED37A"/>
    <w:rsid w:val="2E9FB594"/>
    <w:rsid w:val="2EBFC2B9"/>
    <w:rsid w:val="2EC06CFA"/>
    <w:rsid w:val="2ECA7C7C"/>
    <w:rsid w:val="2ED66595"/>
    <w:rsid w:val="2EF233F6"/>
    <w:rsid w:val="2F2893B4"/>
    <w:rsid w:val="2F2E8020"/>
    <w:rsid w:val="2F4EA7CA"/>
    <w:rsid w:val="2F4EC6E7"/>
    <w:rsid w:val="2F84B965"/>
    <w:rsid w:val="2F8C2BAE"/>
    <w:rsid w:val="2F8E7E6B"/>
    <w:rsid w:val="2FAAF792"/>
    <w:rsid w:val="2FBC4636"/>
    <w:rsid w:val="2FC45AB4"/>
    <w:rsid w:val="2FCB88CF"/>
    <w:rsid w:val="2FD49F20"/>
    <w:rsid w:val="2FD8AA81"/>
    <w:rsid w:val="2FE8F3D1"/>
    <w:rsid w:val="2FF835A1"/>
    <w:rsid w:val="3000B650"/>
    <w:rsid w:val="300750FC"/>
    <w:rsid w:val="30173D59"/>
    <w:rsid w:val="30227CAC"/>
    <w:rsid w:val="30301136"/>
    <w:rsid w:val="3034A956"/>
    <w:rsid w:val="3038B6E8"/>
    <w:rsid w:val="303E72E8"/>
    <w:rsid w:val="3049C50F"/>
    <w:rsid w:val="305D79CD"/>
    <w:rsid w:val="3066C819"/>
    <w:rsid w:val="3069F2B4"/>
    <w:rsid w:val="306BB39A"/>
    <w:rsid w:val="3070DA60"/>
    <w:rsid w:val="30761E1F"/>
    <w:rsid w:val="30A2E9A9"/>
    <w:rsid w:val="30A88E7E"/>
    <w:rsid w:val="30CB0BB3"/>
    <w:rsid w:val="30D58374"/>
    <w:rsid w:val="30E8124A"/>
    <w:rsid w:val="30FA9A10"/>
    <w:rsid w:val="31161326"/>
    <w:rsid w:val="312A0BB1"/>
    <w:rsid w:val="315C299A"/>
    <w:rsid w:val="31682EE4"/>
    <w:rsid w:val="3171F1D0"/>
    <w:rsid w:val="31880971"/>
    <w:rsid w:val="31A2A77E"/>
    <w:rsid w:val="31B6A2AD"/>
    <w:rsid w:val="31B7515A"/>
    <w:rsid w:val="31E66F7D"/>
    <w:rsid w:val="320509B5"/>
    <w:rsid w:val="324C1CFE"/>
    <w:rsid w:val="32574569"/>
    <w:rsid w:val="32934CBF"/>
    <w:rsid w:val="32AF22DA"/>
    <w:rsid w:val="32CE2B8B"/>
    <w:rsid w:val="32D4C214"/>
    <w:rsid w:val="3307A873"/>
    <w:rsid w:val="3310AA42"/>
    <w:rsid w:val="331F3CCE"/>
    <w:rsid w:val="3337177F"/>
    <w:rsid w:val="335321BB"/>
    <w:rsid w:val="337CBAA6"/>
    <w:rsid w:val="3394B413"/>
    <w:rsid w:val="339E8DB8"/>
    <w:rsid w:val="33B5D193"/>
    <w:rsid w:val="33EE72D3"/>
    <w:rsid w:val="33FAEDA3"/>
    <w:rsid w:val="3422D87E"/>
    <w:rsid w:val="3433D150"/>
    <w:rsid w:val="34481AEB"/>
    <w:rsid w:val="3448ACC7"/>
    <w:rsid w:val="347147E2"/>
    <w:rsid w:val="34B11D1B"/>
    <w:rsid w:val="34BFF863"/>
    <w:rsid w:val="34CB6D72"/>
    <w:rsid w:val="34DBA5EF"/>
    <w:rsid w:val="34F9C4EE"/>
    <w:rsid w:val="35002CF3"/>
    <w:rsid w:val="358F7B6D"/>
    <w:rsid w:val="35A6F42C"/>
    <w:rsid w:val="35EB75B2"/>
    <w:rsid w:val="35F3EFE6"/>
    <w:rsid w:val="360A7976"/>
    <w:rsid w:val="36291708"/>
    <w:rsid w:val="36349C9E"/>
    <w:rsid w:val="3639FF71"/>
    <w:rsid w:val="36413660"/>
    <w:rsid w:val="36440E6E"/>
    <w:rsid w:val="3649B297"/>
    <w:rsid w:val="364D9B12"/>
    <w:rsid w:val="36537941"/>
    <w:rsid w:val="365E7989"/>
    <w:rsid w:val="368F6ADB"/>
    <w:rsid w:val="36C4F5D5"/>
    <w:rsid w:val="36C5CB3C"/>
    <w:rsid w:val="36E38C5C"/>
    <w:rsid w:val="36FB2241"/>
    <w:rsid w:val="3706268B"/>
    <w:rsid w:val="371E58B6"/>
    <w:rsid w:val="37359F3E"/>
    <w:rsid w:val="37370F47"/>
    <w:rsid w:val="377E0501"/>
    <w:rsid w:val="37912B7D"/>
    <w:rsid w:val="37ADFCEB"/>
    <w:rsid w:val="37CC0576"/>
    <w:rsid w:val="3819FD24"/>
    <w:rsid w:val="38277C2B"/>
    <w:rsid w:val="382A8A4A"/>
    <w:rsid w:val="3840C0D5"/>
    <w:rsid w:val="385119B3"/>
    <w:rsid w:val="38D724D2"/>
    <w:rsid w:val="38EDC8F8"/>
    <w:rsid w:val="38F8F9AB"/>
    <w:rsid w:val="39024E8D"/>
    <w:rsid w:val="3912A8A1"/>
    <w:rsid w:val="397F43AA"/>
    <w:rsid w:val="399667A6"/>
    <w:rsid w:val="39B2C613"/>
    <w:rsid w:val="39F06722"/>
    <w:rsid w:val="3A21D696"/>
    <w:rsid w:val="3A31F97C"/>
    <w:rsid w:val="3A3EC7E0"/>
    <w:rsid w:val="3A53F805"/>
    <w:rsid w:val="3A882C91"/>
    <w:rsid w:val="3A91798E"/>
    <w:rsid w:val="3AB0F168"/>
    <w:rsid w:val="3AC2F3F5"/>
    <w:rsid w:val="3ACD6C6D"/>
    <w:rsid w:val="3ACF0572"/>
    <w:rsid w:val="3AD9868E"/>
    <w:rsid w:val="3AFA0D35"/>
    <w:rsid w:val="3B1CB3C6"/>
    <w:rsid w:val="3B28E4EC"/>
    <w:rsid w:val="3B2B91B8"/>
    <w:rsid w:val="3B612352"/>
    <w:rsid w:val="3B64024A"/>
    <w:rsid w:val="3B92E13F"/>
    <w:rsid w:val="3BA9F746"/>
    <w:rsid w:val="3BAB86AF"/>
    <w:rsid w:val="3C1F9B73"/>
    <w:rsid w:val="3C2C7832"/>
    <w:rsid w:val="3C3B040F"/>
    <w:rsid w:val="3C494363"/>
    <w:rsid w:val="3C5AAF52"/>
    <w:rsid w:val="3C6D3C6C"/>
    <w:rsid w:val="3C95DD96"/>
    <w:rsid w:val="3D2B1010"/>
    <w:rsid w:val="3D358E75"/>
    <w:rsid w:val="3D3EF1FC"/>
    <w:rsid w:val="3D49ABD7"/>
    <w:rsid w:val="3D49D23B"/>
    <w:rsid w:val="3D54184B"/>
    <w:rsid w:val="3D73B1F1"/>
    <w:rsid w:val="3D7CB3AA"/>
    <w:rsid w:val="3D8E278A"/>
    <w:rsid w:val="3DC84893"/>
    <w:rsid w:val="3DCAAA1E"/>
    <w:rsid w:val="3DD202FA"/>
    <w:rsid w:val="3DFD0FDA"/>
    <w:rsid w:val="3E04C1CC"/>
    <w:rsid w:val="3E295CAB"/>
    <w:rsid w:val="3E2DBE2E"/>
    <w:rsid w:val="3E67E490"/>
    <w:rsid w:val="3E90EBFA"/>
    <w:rsid w:val="3EB3991B"/>
    <w:rsid w:val="3EB5FD42"/>
    <w:rsid w:val="3EC35940"/>
    <w:rsid w:val="3F14E291"/>
    <w:rsid w:val="3F47656F"/>
    <w:rsid w:val="3F5C0D4C"/>
    <w:rsid w:val="3F66575E"/>
    <w:rsid w:val="3F6B6B49"/>
    <w:rsid w:val="3F7ED542"/>
    <w:rsid w:val="3F968490"/>
    <w:rsid w:val="3F9B02BA"/>
    <w:rsid w:val="3FDCAB9D"/>
    <w:rsid w:val="3FE89D05"/>
    <w:rsid w:val="4001A274"/>
    <w:rsid w:val="4025400A"/>
    <w:rsid w:val="4040B744"/>
    <w:rsid w:val="40613A4F"/>
    <w:rsid w:val="4079C8D4"/>
    <w:rsid w:val="408242E8"/>
    <w:rsid w:val="4095A092"/>
    <w:rsid w:val="411BA9B8"/>
    <w:rsid w:val="41359B1D"/>
    <w:rsid w:val="41489D3F"/>
    <w:rsid w:val="414EEB8E"/>
    <w:rsid w:val="4150B937"/>
    <w:rsid w:val="416A7BF2"/>
    <w:rsid w:val="41753DB4"/>
    <w:rsid w:val="418ABC5E"/>
    <w:rsid w:val="418E3F39"/>
    <w:rsid w:val="419364E7"/>
    <w:rsid w:val="4197166B"/>
    <w:rsid w:val="419BE5F0"/>
    <w:rsid w:val="41A466B4"/>
    <w:rsid w:val="41AD04CE"/>
    <w:rsid w:val="41B84433"/>
    <w:rsid w:val="41DF5306"/>
    <w:rsid w:val="41E69D81"/>
    <w:rsid w:val="41E93CCC"/>
    <w:rsid w:val="4227DE03"/>
    <w:rsid w:val="4249DADF"/>
    <w:rsid w:val="42755A3F"/>
    <w:rsid w:val="427638AD"/>
    <w:rsid w:val="4280D360"/>
    <w:rsid w:val="4289EEDB"/>
    <w:rsid w:val="42A49663"/>
    <w:rsid w:val="42AA5E89"/>
    <w:rsid w:val="42C28621"/>
    <w:rsid w:val="42CC9622"/>
    <w:rsid w:val="42F477CB"/>
    <w:rsid w:val="432E8441"/>
    <w:rsid w:val="4341F5C6"/>
    <w:rsid w:val="4371330B"/>
    <w:rsid w:val="439C0DB7"/>
    <w:rsid w:val="439FEB62"/>
    <w:rsid w:val="43AF206B"/>
    <w:rsid w:val="43B2D615"/>
    <w:rsid w:val="43D845D2"/>
    <w:rsid w:val="43D93BC4"/>
    <w:rsid w:val="43DC85FC"/>
    <w:rsid w:val="44040F88"/>
    <w:rsid w:val="44090389"/>
    <w:rsid w:val="4449C183"/>
    <w:rsid w:val="445A8FE2"/>
    <w:rsid w:val="446F032A"/>
    <w:rsid w:val="4472D6D6"/>
    <w:rsid w:val="44803E01"/>
    <w:rsid w:val="44A0D077"/>
    <w:rsid w:val="44F97D33"/>
    <w:rsid w:val="45064026"/>
    <w:rsid w:val="4514DAED"/>
    <w:rsid w:val="45626CF8"/>
    <w:rsid w:val="45664B08"/>
    <w:rsid w:val="4579BB1B"/>
    <w:rsid w:val="4596E8EE"/>
    <w:rsid w:val="45BA7763"/>
    <w:rsid w:val="460D0327"/>
    <w:rsid w:val="46404ABE"/>
    <w:rsid w:val="466AFECC"/>
    <w:rsid w:val="4677802D"/>
    <w:rsid w:val="46B2C429"/>
    <w:rsid w:val="46C7DCE4"/>
    <w:rsid w:val="46CCD0E8"/>
    <w:rsid w:val="46D8E0C0"/>
    <w:rsid w:val="46EA6625"/>
    <w:rsid w:val="472AFC88"/>
    <w:rsid w:val="475A1A1F"/>
    <w:rsid w:val="4764EC06"/>
    <w:rsid w:val="47B134DF"/>
    <w:rsid w:val="47B57691"/>
    <w:rsid w:val="47BD188B"/>
    <w:rsid w:val="47C4687A"/>
    <w:rsid w:val="47C46FE5"/>
    <w:rsid w:val="47DB78B0"/>
    <w:rsid w:val="47EA6748"/>
    <w:rsid w:val="48128EA1"/>
    <w:rsid w:val="48195759"/>
    <w:rsid w:val="48259F07"/>
    <w:rsid w:val="482B4098"/>
    <w:rsid w:val="48307EC2"/>
    <w:rsid w:val="4838848C"/>
    <w:rsid w:val="483E9A26"/>
    <w:rsid w:val="48437FD6"/>
    <w:rsid w:val="484A5559"/>
    <w:rsid w:val="487C8BBE"/>
    <w:rsid w:val="4881D568"/>
    <w:rsid w:val="4883E1EF"/>
    <w:rsid w:val="48BB4E4C"/>
    <w:rsid w:val="48ED662A"/>
    <w:rsid w:val="49208476"/>
    <w:rsid w:val="49243E79"/>
    <w:rsid w:val="49312E29"/>
    <w:rsid w:val="49512791"/>
    <w:rsid w:val="49523093"/>
    <w:rsid w:val="495B2A28"/>
    <w:rsid w:val="497B5527"/>
    <w:rsid w:val="49863C4C"/>
    <w:rsid w:val="4987D5D8"/>
    <w:rsid w:val="499B0BCA"/>
    <w:rsid w:val="49D8A18A"/>
    <w:rsid w:val="49DB56C2"/>
    <w:rsid w:val="49F24BFC"/>
    <w:rsid w:val="4A2206E7"/>
    <w:rsid w:val="4A5D67F9"/>
    <w:rsid w:val="4A8E74FB"/>
    <w:rsid w:val="4A94A5DC"/>
    <w:rsid w:val="4AB85F1C"/>
    <w:rsid w:val="4AC6DB2F"/>
    <w:rsid w:val="4AF96914"/>
    <w:rsid w:val="4B0B69B4"/>
    <w:rsid w:val="4B266404"/>
    <w:rsid w:val="4B520ACF"/>
    <w:rsid w:val="4B7566A3"/>
    <w:rsid w:val="4B8A3AEF"/>
    <w:rsid w:val="4BA45A93"/>
    <w:rsid w:val="4BBDA247"/>
    <w:rsid w:val="4BCF2FD1"/>
    <w:rsid w:val="4BE96D83"/>
    <w:rsid w:val="4BF3943E"/>
    <w:rsid w:val="4C0BE1E4"/>
    <w:rsid w:val="4C2D0F73"/>
    <w:rsid w:val="4C4EEAA8"/>
    <w:rsid w:val="4C52E96C"/>
    <w:rsid w:val="4C6C04A5"/>
    <w:rsid w:val="4C6DB0D0"/>
    <w:rsid w:val="4C6DB4A1"/>
    <w:rsid w:val="4C96B16B"/>
    <w:rsid w:val="4C9A4B33"/>
    <w:rsid w:val="4CB11AD8"/>
    <w:rsid w:val="4CE3BDA4"/>
    <w:rsid w:val="4CF48D59"/>
    <w:rsid w:val="4CFC6FBC"/>
    <w:rsid w:val="4D181551"/>
    <w:rsid w:val="4D1BECF6"/>
    <w:rsid w:val="4D1D179A"/>
    <w:rsid w:val="4D2209CD"/>
    <w:rsid w:val="4D2A3787"/>
    <w:rsid w:val="4D5A0E25"/>
    <w:rsid w:val="4D6DEE41"/>
    <w:rsid w:val="4D7823A6"/>
    <w:rsid w:val="4D82CE49"/>
    <w:rsid w:val="4D949D32"/>
    <w:rsid w:val="4DCF0A80"/>
    <w:rsid w:val="4DFE4658"/>
    <w:rsid w:val="4DFE7BF1"/>
    <w:rsid w:val="4E1442FC"/>
    <w:rsid w:val="4E2495E7"/>
    <w:rsid w:val="4E37A6FD"/>
    <w:rsid w:val="4E4B3E92"/>
    <w:rsid w:val="4E78B2E8"/>
    <w:rsid w:val="4E7E7C6B"/>
    <w:rsid w:val="4E91D6FC"/>
    <w:rsid w:val="4EDB20FB"/>
    <w:rsid w:val="4EE0CD79"/>
    <w:rsid w:val="4F06AE68"/>
    <w:rsid w:val="4F6E40BE"/>
    <w:rsid w:val="4F9F99BB"/>
    <w:rsid w:val="4FAC310A"/>
    <w:rsid w:val="4FC93F4A"/>
    <w:rsid w:val="4FDC2542"/>
    <w:rsid w:val="4FF81A07"/>
    <w:rsid w:val="501C49E2"/>
    <w:rsid w:val="502B8C7B"/>
    <w:rsid w:val="504A5BC1"/>
    <w:rsid w:val="5061EF1C"/>
    <w:rsid w:val="506279A6"/>
    <w:rsid w:val="506FA812"/>
    <w:rsid w:val="5070613C"/>
    <w:rsid w:val="50709F93"/>
    <w:rsid w:val="50840E73"/>
    <w:rsid w:val="508B908C"/>
    <w:rsid w:val="508EF3D4"/>
    <w:rsid w:val="509BFFB9"/>
    <w:rsid w:val="50A1A47B"/>
    <w:rsid w:val="50E0BD30"/>
    <w:rsid w:val="50E1533D"/>
    <w:rsid w:val="50E606F5"/>
    <w:rsid w:val="50F7485E"/>
    <w:rsid w:val="512ADBE4"/>
    <w:rsid w:val="515BB172"/>
    <w:rsid w:val="5160B92C"/>
    <w:rsid w:val="5179EC70"/>
    <w:rsid w:val="518C24CA"/>
    <w:rsid w:val="51AE3190"/>
    <w:rsid w:val="51AF4141"/>
    <w:rsid w:val="51CA0C1C"/>
    <w:rsid w:val="51CA7A1C"/>
    <w:rsid w:val="51E09392"/>
    <w:rsid w:val="51E5F57F"/>
    <w:rsid w:val="5203DE2F"/>
    <w:rsid w:val="520EBBFD"/>
    <w:rsid w:val="52230C36"/>
    <w:rsid w:val="52422D8D"/>
    <w:rsid w:val="5255D8B9"/>
    <w:rsid w:val="52898118"/>
    <w:rsid w:val="528AB5D0"/>
    <w:rsid w:val="52D3F420"/>
    <w:rsid w:val="52E91970"/>
    <w:rsid w:val="52F18E77"/>
    <w:rsid w:val="530F2686"/>
    <w:rsid w:val="532449B6"/>
    <w:rsid w:val="5359B2CA"/>
    <w:rsid w:val="53725D58"/>
    <w:rsid w:val="537D816B"/>
    <w:rsid w:val="53957957"/>
    <w:rsid w:val="539E5DF2"/>
    <w:rsid w:val="53A0DB29"/>
    <w:rsid w:val="53AA2B33"/>
    <w:rsid w:val="53AAA450"/>
    <w:rsid w:val="53AC254B"/>
    <w:rsid w:val="53B912C5"/>
    <w:rsid w:val="53BC5DF8"/>
    <w:rsid w:val="53DA9E0D"/>
    <w:rsid w:val="53E9D1BF"/>
    <w:rsid w:val="5411EE4A"/>
    <w:rsid w:val="5457068D"/>
    <w:rsid w:val="545BE763"/>
    <w:rsid w:val="54A4BC82"/>
    <w:rsid w:val="54D098D9"/>
    <w:rsid w:val="54D4509F"/>
    <w:rsid w:val="54DA29CA"/>
    <w:rsid w:val="550B7F44"/>
    <w:rsid w:val="55232736"/>
    <w:rsid w:val="552D2A10"/>
    <w:rsid w:val="555ACA95"/>
    <w:rsid w:val="5566EF35"/>
    <w:rsid w:val="559763CC"/>
    <w:rsid w:val="55CC43DD"/>
    <w:rsid w:val="560D881F"/>
    <w:rsid w:val="56656A83"/>
    <w:rsid w:val="566F5A12"/>
    <w:rsid w:val="5679EAED"/>
    <w:rsid w:val="56924D15"/>
    <w:rsid w:val="56E8F0B0"/>
    <w:rsid w:val="56F37A84"/>
    <w:rsid w:val="56F5CBA1"/>
    <w:rsid w:val="570CCCC2"/>
    <w:rsid w:val="57337274"/>
    <w:rsid w:val="574D19E1"/>
    <w:rsid w:val="5792348D"/>
    <w:rsid w:val="57C05CFD"/>
    <w:rsid w:val="57C84A84"/>
    <w:rsid w:val="57CE0186"/>
    <w:rsid w:val="57EAB705"/>
    <w:rsid w:val="57FCBF8E"/>
    <w:rsid w:val="57FD0D85"/>
    <w:rsid w:val="581147E3"/>
    <w:rsid w:val="5812BF10"/>
    <w:rsid w:val="5844A75F"/>
    <w:rsid w:val="586AF0F5"/>
    <w:rsid w:val="58A5CF41"/>
    <w:rsid w:val="58A796B2"/>
    <w:rsid w:val="58A7FB59"/>
    <w:rsid w:val="58A89D23"/>
    <w:rsid w:val="58BDFB8D"/>
    <w:rsid w:val="59095CB2"/>
    <w:rsid w:val="5955678A"/>
    <w:rsid w:val="595DFB3D"/>
    <w:rsid w:val="596CC791"/>
    <w:rsid w:val="596D215A"/>
    <w:rsid w:val="59B08F90"/>
    <w:rsid w:val="59B77805"/>
    <w:rsid w:val="59C0CC94"/>
    <w:rsid w:val="59EE6450"/>
    <w:rsid w:val="5A1C08E7"/>
    <w:rsid w:val="5A2F2A25"/>
    <w:rsid w:val="5A7873D3"/>
    <w:rsid w:val="5A8043F1"/>
    <w:rsid w:val="5A97F3A7"/>
    <w:rsid w:val="5A990161"/>
    <w:rsid w:val="5AAFEB36"/>
    <w:rsid w:val="5ADCC960"/>
    <w:rsid w:val="5AE8D24D"/>
    <w:rsid w:val="5B0A58D1"/>
    <w:rsid w:val="5B261ACD"/>
    <w:rsid w:val="5B4C7EF5"/>
    <w:rsid w:val="5B72C9CE"/>
    <w:rsid w:val="5B99EFD5"/>
    <w:rsid w:val="5B9A0DB4"/>
    <w:rsid w:val="5BA101DB"/>
    <w:rsid w:val="5BA671E9"/>
    <w:rsid w:val="5BACB4BF"/>
    <w:rsid w:val="5BBCD686"/>
    <w:rsid w:val="5BC33D73"/>
    <w:rsid w:val="5BD8DFF4"/>
    <w:rsid w:val="5BE03DE5"/>
    <w:rsid w:val="5C2F61E9"/>
    <w:rsid w:val="5C449643"/>
    <w:rsid w:val="5C49DA0E"/>
    <w:rsid w:val="5C52BA44"/>
    <w:rsid w:val="5C5ED9EC"/>
    <w:rsid w:val="5C60D323"/>
    <w:rsid w:val="5C65924A"/>
    <w:rsid w:val="5C70FABC"/>
    <w:rsid w:val="5CB143E5"/>
    <w:rsid w:val="5CC0355A"/>
    <w:rsid w:val="5CD3EB8A"/>
    <w:rsid w:val="5D0A6607"/>
    <w:rsid w:val="5D398F08"/>
    <w:rsid w:val="5D497161"/>
    <w:rsid w:val="5D4B1149"/>
    <w:rsid w:val="5D539FA8"/>
    <w:rsid w:val="5D72011A"/>
    <w:rsid w:val="5D8DAE68"/>
    <w:rsid w:val="5DA0DF85"/>
    <w:rsid w:val="5DB80A41"/>
    <w:rsid w:val="5DD683ED"/>
    <w:rsid w:val="5DD85390"/>
    <w:rsid w:val="5E01F564"/>
    <w:rsid w:val="5E042B6A"/>
    <w:rsid w:val="5E28D8AD"/>
    <w:rsid w:val="5E48B306"/>
    <w:rsid w:val="5E866F36"/>
    <w:rsid w:val="5E8B2973"/>
    <w:rsid w:val="5F08E3E5"/>
    <w:rsid w:val="5F14A230"/>
    <w:rsid w:val="5F1D2805"/>
    <w:rsid w:val="5F449049"/>
    <w:rsid w:val="5F5BBE7A"/>
    <w:rsid w:val="5F81CA2C"/>
    <w:rsid w:val="5F99A829"/>
    <w:rsid w:val="5FA512FD"/>
    <w:rsid w:val="60000B6F"/>
    <w:rsid w:val="6037808F"/>
    <w:rsid w:val="603A6FF2"/>
    <w:rsid w:val="6047208B"/>
    <w:rsid w:val="6048A0B1"/>
    <w:rsid w:val="604C8898"/>
    <w:rsid w:val="6068EE30"/>
    <w:rsid w:val="606963A2"/>
    <w:rsid w:val="606DE37E"/>
    <w:rsid w:val="609B367C"/>
    <w:rsid w:val="609BAB49"/>
    <w:rsid w:val="609E9056"/>
    <w:rsid w:val="60B45E9A"/>
    <w:rsid w:val="60DC8488"/>
    <w:rsid w:val="60E03D91"/>
    <w:rsid w:val="60E6B60F"/>
    <w:rsid w:val="61007F7C"/>
    <w:rsid w:val="61169582"/>
    <w:rsid w:val="611950F6"/>
    <w:rsid w:val="611A7BAA"/>
    <w:rsid w:val="613CCEBF"/>
    <w:rsid w:val="616FBA1A"/>
    <w:rsid w:val="619D92AD"/>
    <w:rsid w:val="61A771FB"/>
    <w:rsid w:val="61A7E6A8"/>
    <w:rsid w:val="61AAEBCA"/>
    <w:rsid w:val="61B9FA97"/>
    <w:rsid w:val="61E3165E"/>
    <w:rsid w:val="61E47EA3"/>
    <w:rsid w:val="61EA674D"/>
    <w:rsid w:val="61EE74DF"/>
    <w:rsid w:val="61F40832"/>
    <w:rsid w:val="620BB76A"/>
    <w:rsid w:val="622379F9"/>
    <w:rsid w:val="6226DB13"/>
    <w:rsid w:val="623FE454"/>
    <w:rsid w:val="624FE465"/>
    <w:rsid w:val="6265B141"/>
    <w:rsid w:val="62A79969"/>
    <w:rsid w:val="62C4A4FA"/>
    <w:rsid w:val="62D02ACF"/>
    <w:rsid w:val="631B73B3"/>
    <w:rsid w:val="63226B77"/>
    <w:rsid w:val="6344E19A"/>
    <w:rsid w:val="63687AD7"/>
    <w:rsid w:val="6385617B"/>
    <w:rsid w:val="638BD95D"/>
    <w:rsid w:val="638DBDA4"/>
    <w:rsid w:val="6390890A"/>
    <w:rsid w:val="639532CA"/>
    <w:rsid w:val="639D003D"/>
    <w:rsid w:val="63A65064"/>
    <w:rsid w:val="63B57E98"/>
    <w:rsid w:val="63DB4A68"/>
    <w:rsid w:val="6412940B"/>
    <w:rsid w:val="642DAD64"/>
    <w:rsid w:val="643DA3F2"/>
    <w:rsid w:val="646307B0"/>
    <w:rsid w:val="647ADFD0"/>
    <w:rsid w:val="64948184"/>
    <w:rsid w:val="64D8829A"/>
    <w:rsid w:val="64D9606F"/>
    <w:rsid w:val="64EF9A85"/>
    <w:rsid w:val="64F63D3E"/>
    <w:rsid w:val="65058804"/>
    <w:rsid w:val="65372A89"/>
    <w:rsid w:val="655980DF"/>
    <w:rsid w:val="65832177"/>
    <w:rsid w:val="65BBCE10"/>
    <w:rsid w:val="65E1675B"/>
    <w:rsid w:val="65F0B78B"/>
    <w:rsid w:val="65F29B54"/>
    <w:rsid w:val="661FD8EA"/>
    <w:rsid w:val="664490B3"/>
    <w:rsid w:val="664DB91C"/>
    <w:rsid w:val="668206BE"/>
    <w:rsid w:val="66BD023D"/>
    <w:rsid w:val="66DB4659"/>
    <w:rsid w:val="66F298E1"/>
    <w:rsid w:val="6736C6AC"/>
    <w:rsid w:val="673E49ED"/>
    <w:rsid w:val="674789C0"/>
    <w:rsid w:val="6758B899"/>
    <w:rsid w:val="675DE85F"/>
    <w:rsid w:val="679FC0D2"/>
    <w:rsid w:val="67A293D5"/>
    <w:rsid w:val="67A37AD5"/>
    <w:rsid w:val="67D6E605"/>
    <w:rsid w:val="67F377CE"/>
    <w:rsid w:val="68157A3D"/>
    <w:rsid w:val="681CB098"/>
    <w:rsid w:val="68239B1F"/>
    <w:rsid w:val="68499005"/>
    <w:rsid w:val="6868890B"/>
    <w:rsid w:val="689C7322"/>
    <w:rsid w:val="68A87BA9"/>
    <w:rsid w:val="68B6C36E"/>
    <w:rsid w:val="68B7E4AE"/>
    <w:rsid w:val="69019622"/>
    <w:rsid w:val="69385343"/>
    <w:rsid w:val="69389F0E"/>
    <w:rsid w:val="693D5CF4"/>
    <w:rsid w:val="69428A8C"/>
    <w:rsid w:val="696324ED"/>
    <w:rsid w:val="698ADE7D"/>
    <w:rsid w:val="699131D5"/>
    <w:rsid w:val="69DA4F5D"/>
    <w:rsid w:val="69DD06B2"/>
    <w:rsid w:val="69EA925B"/>
    <w:rsid w:val="69F2060D"/>
    <w:rsid w:val="69F9F84D"/>
    <w:rsid w:val="6A1997F6"/>
    <w:rsid w:val="6A2A9F6F"/>
    <w:rsid w:val="6A545E62"/>
    <w:rsid w:val="6A5DA4F5"/>
    <w:rsid w:val="6A63BA24"/>
    <w:rsid w:val="6A94A750"/>
    <w:rsid w:val="6AAA96E3"/>
    <w:rsid w:val="6AD2A553"/>
    <w:rsid w:val="6AFD4D0F"/>
    <w:rsid w:val="6B09202F"/>
    <w:rsid w:val="6B15A105"/>
    <w:rsid w:val="6B1DFC96"/>
    <w:rsid w:val="6B2C1945"/>
    <w:rsid w:val="6B34D019"/>
    <w:rsid w:val="6B76D43F"/>
    <w:rsid w:val="6B8A4EF3"/>
    <w:rsid w:val="6B8B168B"/>
    <w:rsid w:val="6B8F9776"/>
    <w:rsid w:val="6B971BB0"/>
    <w:rsid w:val="6BDCF336"/>
    <w:rsid w:val="6BE24D16"/>
    <w:rsid w:val="6BEC5483"/>
    <w:rsid w:val="6C043739"/>
    <w:rsid w:val="6C08C584"/>
    <w:rsid w:val="6C0A96BC"/>
    <w:rsid w:val="6C0E309E"/>
    <w:rsid w:val="6C1335BE"/>
    <w:rsid w:val="6C1A495D"/>
    <w:rsid w:val="6C449487"/>
    <w:rsid w:val="6C53252F"/>
    <w:rsid w:val="6C59B469"/>
    <w:rsid w:val="6C5DC39B"/>
    <w:rsid w:val="6C8FA5DD"/>
    <w:rsid w:val="6CAB0408"/>
    <w:rsid w:val="6CAC6294"/>
    <w:rsid w:val="6CE91BF0"/>
    <w:rsid w:val="6CFA2ECD"/>
    <w:rsid w:val="6D727117"/>
    <w:rsid w:val="6D78CAF5"/>
    <w:rsid w:val="6D82BB02"/>
    <w:rsid w:val="6DA423A9"/>
    <w:rsid w:val="6DB5D5F0"/>
    <w:rsid w:val="6DB881B5"/>
    <w:rsid w:val="6DDE20E0"/>
    <w:rsid w:val="6DDF0CF0"/>
    <w:rsid w:val="6E05CF1E"/>
    <w:rsid w:val="6E0CA390"/>
    <w:rsid w:val="6E2ECC74"/>
    <w:rsid w:val="6E678723"/>
    <w:rsid w:val="6EB3EDC8"/>
    <w:rsid w:val="6EB5642D"/>
    <w:rsid w:val="6EEE56CD"/>
    <w:rsid w:val="6EFBBD6D"/>
    <w:rsid w:val="6F271A6D"/>
    <w:rsid w:val="6F337881"/>
    <w:rsid w:val="6F33F6BE"/>
    <w:rsid w:val="6F463E82"/>
    <w:rsid w:val="6F82BB86"/>
    <w:rsid w:val="6F94E329"/>
    <w:rsid w:val="6FA288CC"/>
    <w:rsid w:val="6FCED77E"/>
    <w:rsid w:val="6FCF636F"/>
    <w:rsid w:val="6FD1BCA8"/>
    <w:rsid w:val="7027D034"/>
    <w:rsid w:val="704C093B"/>
    <w:rsid w:val="704E85C3"/>
    <w:rsid w:val="707A1D97"/>
    <w:rsid w:val="707AE25B"/>
    <w:rsid w:val="70802986"/>
    <w:rsid w:val="708052CA"/>
    <w:rsid w:val="70A2E5AE"/>
    <w:rsid w:val="70B897FB"/>
    <w:rsid w:val="70C1A4D7"/>
    <w:rsid w:val="70D20837"/>
    <w:rsid w:val="70D6E00A"/>
    <w:rsid w:val="70D744B1"/>
    <w:rsid w:val="711C3BA0"/>
    <w:rsid w:val="7120B67A"/>
    <w:rsid w:val="712919DA"/>
    <w:rsid w:val="714779EE"/>
    <w:rsid w:val="7149432F"/>
    <w:rsid w:val="7156983D"/>
    <w:rsid w:val="716459A4"/>
    <w:rsid w:val="719EC435"/>
    <w:rsid w:val="71EF1B81"/>
    <w:rsid w:val="720813D7"/>
    <w:rsid w:val="722B61A7"/>
    <w:rsid w:val="72732BA7"/>
    <w:rsid w:val="729E5DE8"/>
    <w:rsid w:val="72F905C2"/>
    <w:rsid w:val="72FC75CA"/>
    <w:rsid w:val="73373548"/>
    <w:rsid w:val="7342DADB"/>
    <w:rsid w:val="734EF358"/>
    <w:rsid w:val="73648E91"/>
    <w:rsid w:val="736DBD7A"/>
    <w:rsid w:val="7383FB76"/>
    <w:rsid w:val="73AF9CE0"/>
    <w:rsid w:val="73BA1473"/>
    <w:rsid w:val="745A781A"/>
    <w:rsid w:val="7480031B"/>
    <w:rsid w:val="749A2B1D"/>
    <w:rsid w:val="74BE29B2"/>
    <w:rsid w:val="74E1EA7B"/>
    <w:rsid w:val="74E92046"/>
    <w:rsid w:val="74F72983"/>
    <w:rsid w:val="75165B00"/>
    <w:rsid w:val="754426F1"/>
    <w:rsid w:val="7551D4CB"/>
    <w:rsid w:val="756F6D75"/>
    <w:rsid w:val="7588FEAD"/>
    <w:rsid w:val="75A3E3F7"/>
    <w:rsid w:val="75BA826E"/>
    <w:rsid w:val="75C576F2"/>
    <w:rsid w:val="75C6BE7E"/>
    <w:rsid w:val="75C7F318"/>
    <w:rsid w:val="75D8E246"/>
    <w:rsid w:val="75DD0024"/>
    <w:rsid w:val="75EDDD02"/>
    <w:rsid w:val="760EDA10"/>
    <w:rsid w:val="7618957B"/>
    <w:rsid w:val="76607244"/>
    <w:rsid w:val="7668FD0C"/>
    <w:rsid w:val="76760DD1"/>
    <w:rsid w:val="768A5073"/>
    <w:rsid w:val="76CAAC00"/>
    <w:rsid w:val="7712D971"/>
    <w:rsid w:val="771BF370"/>
    <w:rsid w:val="7720C4AC"/>
    <w:rsid w:val="772CB414"/>
    <w:rsid w:val="774101DC"/>
    <w:rsid w:val="77797804"/>
    <w:rsid w:val="777982CE"/>
    <w:rsid w:val="7790389A"/>
    <w:rsid w:val="7794879D"/>
    <w:rsid w:val="77ACB164"/>
    <w:rsid w:val="77ADFD6A"/>
    <w:rsid w:val="77AECDBE"/>
    <w:rsid w:val="77BE9E09"/>
    <w:rsid w:val="77C7E1B0"/>
    <w:rsid w:val="77ED2EDF"/>
    <w:rsid w:val="7839B061"/>
    <w:rsid w:val="784B3935"/>
    <w:rsid w:val="78601228"/>
    <w:rsid w:val="787AB371"/>
    <w:rsid w:val="78940CB7"/>
    <w:rsid w:val="7895B5B2"/>
    <w:rsid w:val="789F7971"/>
    <w:rsid w:val="78C8B948"/>
    <w:rsid w:val="78D9DCBB"/>
    <w:rsid w:val="78E979D3"/>
    <w:rsid w:val="78EA06B9"/>
    <w:rsid w:val="78F39FFC"/>
    <w:rsid w:val="7921D18A"/>
    <w:rsid w:val="793DEDAB"/>
    <w:rsid w:val="7962F628"/>
    <w:rsid w:val="7973A4D4"/>
    <w:rsid w:val="7996E998"/>
    <w:rsid w:val="79A0059C"/>
    <w:rsid w:val="79CC00F4"/>
    <w:rsid w:val="79E09F2C"/>
    <w:rsid w:val="7A5D1591"/>
    <w:rsid w:val="7A8EC09C"/>
    <w:rsid w:val="7AAF871D"/>
    <w:rsid w:val="7AC43F3E"/>
    <w:rsid w:val="7AFD3B77"/>
    <w:rsid w:val="7B329632"/>
    <w:rsid w:val="7B38F4E8"/>
    <w:rsid w:val="7B3D02AE"/>
    <w:rsid w:val="7B3E4A2E"/>
    <w:rsid w:val="7B44A5CA"/>
    <w:rsid w:val="7B52C329"/>
    <w:rsid w:val="7B533D34"/>
    <w:rsid w:val="7B64FD8A"/>
    <w:rsid w:val="7B70450E"/>
    <w:rsid w:val="7B7BF8D5"/>
    <w:rsid w:val="7B8E6945"/>
    <w:rsid w:val="7BAA575A"/>
    <w:rsid w:val="7BB48D21"/>
    <w:rsid w:val="7BBC4B8E"/>
    <w:rsid w:val="7BBD06FC"/>
    <w:rsid w:val="7BEACEC7"/>
    <w:rsid w:val="7BF132B1"/>
    <w:rsid w:val="7BFA1160"/>
    <w:rsid w:val="7C0FF32F"/>
    <w:rsid w:val="7C1764A5"/>
    <w:rsid w:val="7C2F610F"/>
    <w:rsid w:val="7C934143"/>
    <w:rsid w:val="7D02155E"/>
    <w:rsid w:val="7D27AB97"/>
    <w:rsid w:val="7D4B286A"/>
    <w:rsid w:val="7D8178F1"/>
    <w:rsid w:val="7D85A4B5"/>
    <w:rsid w:val="7DA35A20"/>
    <w:rsid w:val="7DC8573A"/>
    <w:rsid w:val="7DD461AB"/>
    <w:rsid w:val="7DD985C1"/>
    <w:rsid w:val="7DDBD4CF"/>
    <w:rsid w:val="7DF34277"/>
    <w:rsid w:val="7E30187D"/>
    <w:rsid w:val="7E30AECB"/>
    <w:rsid w:val="7E57A9E0"/>
    <w:rsid w:val="7E5A4C1A"/>
    <w:rsid w:val="7E6493BD"/>
    <w:rsid w:val="7E71B599"/>
    <w:rsid w:val="7EC55DDF"/>
    <w:rsid w:val="7F151AF1"/>
    <w:rsid w:val="7F21736A"/>
    <w:rsid w:val="7F272819"/>
    <w:rsid w:val="7F4FD3BE"/>
    <w:rsid w:val="7F794DDA"/>
    <w:rsid w:val="7F8D3161"/>
    <w:rsid w:val="7F9092D3"/>
    <w:rsid w:val="7FB375AD"/>
    <w:rsid w:val="7FC0328C"/>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1AD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spacing w:line="240" w:lineRule="atLeast"/>
    </w:pPr>
    <w:rPr>
      <w:snapToGrid w:val="0"/>
      <w:lang w:val="en-US" w:eastAsia="en-US"/>
    </w:rPr>
  </w:style>
  <w:style w:type="paragraph" w:styleId="Ttulo1">
    <w:name w:val="heading 1"/>
    <w:basedOn w:val="Normal"/>
    <w:next w:val="Normal"/>
    <w:qFormat/>
    <w:pPr>
      <w:keepNext/>
      <w:numPr>
        <w:numId w:val="5"/>
      </w:numPr>
      <w:spacing w:before="120" w:after="60"/>
      <w:outlineLvl w:val="0"/>
    </w:pPr>
    <w:rPr>
      <w:rFonts w:ascii="Arial" w:hAnsi="Arial"/>
      <w:b/>
      <w:bCs/>
      <w:sz w:val="24"/>
      <w:szCs w:val="24"/>
    </w:rPr>
  </w:style>
  <w:style w:type="paragraph" w:styleId="Ttulo2">
    <w:name w:val="heading 2"/>
    <w:basedOn w:val="Ttulo1"/>
    <w:next w:val="Normal"/>
    <w:qFormat/>
    <w:pPr>
      <w:numPr>
        <w:ilvl w:val="1"/>
      </w:numPr>
      <w:outlineLvl w:val="1"/>
    </w:pPr>
    <w:rPr>
      <w:sz w:val="20"/>
      <w:szCs w:val="20"/>
    </w:rPr>
  </w:style>
  <w:style w:type="paragraph" w:styleId="Ttulo3">
    <w:name w:val="heading 3"/>
    <w:basedOn w:val="Ttulo1"/>
    <w:next w:val="Normal"/>
    <w:qFormat/>
    <w:pPr>
      <w:numPr>
        <w:ilvl w:val="2"/>
      </w:numPr>
      <w:outlineLvl w:val="2"/>
    </w:pPr>
    <w:rPr>
      <w:b w:val="0"/>
      <w:bCs w:val="0"/>
      <w:i/>
      <w:iCs/>
      <w:sz w:val="20"/>
      <w:szCs w:val="20"/>
    </w:rPr>
  </w:style>
  <w:style w:type="paragraph" w:styleId="Ttulo4">
    <w:name w:val="heading 4"/>
    <w:basedOn w:val="Ttulo1"/>
    <w:next w:val="Normal"/>
    <w:qFormat/>
    <w:pPr>
      <w:numPr>
        <w:ilvl w:val="3"/>
      </w:numPr>
      <w:outlineLvl w:val="3"/>
    </w:pPr>
    <w:rPr>
      <w:b w:val="0"/>
      <w:bCs w:val="0"/>
      <w:sz w:val="20"/>
      <w:szCs w:val="20"/>
    </w:rPr>
  </w:style>
  <w:style w:type="paragraph" w:styleId="Ttulo5">
    <w:name w:val="heading 5"/>
    <w:basedOn w:val="Normal"/>
    <w:next w:val="Normal"/>
    <w:qFormat/>
    <w:pPr>
      <w:numPr>
        <w:ilvl w:val="4"/>
        <w:numId w:val="5"/>
      </w:numPr>
      <w:spacing w:before="240" w:after="60"/>
      <w:ind w:left="2880"/>
      <w:outlineLvl w:val="4"/>
    </w:pPr>
    <w:rPr>
      <w:sz w:val="22"/>
      <w:szCs w:val="22"/>
    </w:rPr>
  </w:style>
  <w:style w:type="paragraph" w:styleId="Ttulo6">
    <w:name w:val="heading 6"/>
    <w:basedOn w:val="Normal"/>
    <w:next w:val="Normal"/>
    <w:qFormat/>
    <w:pPr>
      <w:numPr>
        <w:ilvl w:val="5"/>
        <w:numId w:val="5"/>
      </w:numPr>
      <w:spacing w:before="240" w:after="60"/>
      <w:ind w:left="2880"/>
      <w:outlineLvl w:val="5"/>
    </w:pPr>
    <w:rPr>
      <w:i/>
      <w:iCs/>
      <w:sz w:val="22"/>
      <w:szCs w:val="22"/>
    </w:rPr>
  </w:style>
  <w:style w:type="paragraph" w:styleId="Ttulo7">
    <w:name w:val="heading 7"/>
    <w:basedOn w:val="Normal"/>
    <w:next w:val="Normal"/>
    <w:qFormat/>
    <w:pPr>
      <w:numPr>
        <w:ilvl w:val="6"/>
        <w:numId w:val="5"/>
      </w:numPr>
      <w:spacing w:before="240" w:after="60"/>
      <w:ind w:left="2880"/>
      <w:outlineLvl w:val="6"/>
    </w:pPr>
  </w:style>
  <w:style w:type="paragraph" w:styleId="Ttulo8">
    <w:name w:val="heading 8"/>
    <w:basedOn w:val="Normal"/>
    <w:next w:val="Normal"/>
    <w:qFormat/>
    <w:pPr>
      <w:numPr>
        <w:ilvl w:val="7"/>
        <w:numId w:val="5"/>
      </w:numPr>
      <w:spacing w:before="240" w:after="60"/>
      <w:ind w:left="2880"/>
      <w:outlineLvl w:val="7"/>
    </w:pPr>
    <w:rPr>
      <w:i/>
      <w:iCs/>
    </w:rPr>
  </w:style>
  <w:style w:type="paragraph" w:styleId="Ttulo9">
    <w:name w:val="heading 9"/>
    <w:basedOn w:val="Normal"/>
    <w:next w:val="Normal"/>
    <w:qFormat/>
    <w:pPr>
      <w:numPr>
        <w:ilvl w:val="8"/>
        <w:numId w:val="5"/>
      </w:numPr>
      <w:spacing w:before="240" w:after="60"/>
      <w:ind w:left="288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bCs/>
      <w:sz w:val="36"/>
      <w:szCs w:val="36"/>
    </w:rPr>
  </w:style>
  <w:style w:type="paragraph" w:styleId="Subttulo">
    <w:name w:val="Subtitle"/>
    <w:basedOn w:val="Normal"/>
    <w:qFormat/>
    <w:pPr>
      <w:spacing w:after="60"/>
      <w:jc w:val="center"/>
    </w:pPr>
    <w:rPr>
      <w:rFonts w:ascii="Arial" w:hAnsi="Arial"/>
      <w:i/>
      <w:iCs/>
      <w:sz w:val="36"/>
      <w:szCs w:val="36"/>
      <w:lang w:val="en-AU"/>
    </w:rPr>
  </w:style>
  <w:style w:type="paragraph" w:styleId="Recuonormal">
    <w:name w:val="Normal Indent"/>
    <w:basedOn w:val="Normal"/>
    <w:semiHidden/>
    <w:pPr>
      <w:ind w:left="900" w:hanging="900"/>
    </w:pPr>
  </w:style>
  <w:style w:type="paragraph" w:styleId="Sumrio1">
    <w:name w:val="toc 1"/>
    <w:basedOn w:val="Normal"/>
    <w:next w:val="Normal"/>
    <w:autoRedefine/>
    <w:uiPriority w:val="39"/>
    <w:rsid w:val="00F50CBF"/>
    <w:pPr>
      <w:tabs>
        <w:tab w:val="left" w:pos="426"/>
        <w:tab w:val="right" w:pos="9360"/>
      </w:tabs>
      <w:spacing w:before="240" w:after="60"/>
      <w:ind w:right="720"/>
    </w:pPr>
  </w:style>
  <w:style w:type="paragraph" w:styleId="Sumrio2">
    <w:name w:val="toc 2"/>
    <w:basedOn w:val="Normal"/>
    <w:next w:val="Normal"/>
    <w:autoRedefine/>
    <w:uiPriority w:val="39"/>
    <w:pPr>
      <w:tabs>
        <w:tab w:val="right" w:pos="9360"/>
      </w:tabs>
      <w:ind w:left="432" w:right="720"/>
    </w:pPr>
  </w:style>
  <w:style w:type="paragraph" w:styleId="Sumrio3">
    <w:name w:val="toc 3"/>
    <w:basedOn w:val="Normal"/>
    <w:next w:val="Normal"/>
    <w:autoRedefine/>
    <w:semiHidden/>
    <w:pPr>
      <w:tabs>
        <w:tab w:val="left" w:pos="1440"/>
        <w:tab w:val="right" w:pos="9360"/>
      </w:tabs>
      <w:ind w:left="864"/>
    </w:pPr>
  </w:style>
  <w:style w:type="paragraph" w:styleId="Cabealho">
    <w:name w:val="header"/>
    <w:basedOn w:val="Normal"/>
    <w:semiHidden/>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emiHidden/>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Corpodetexto">
    <w:name w:val="Body Text"/>
    <w:basedOn w:val="Normal"/>
    <w:semiHidden/>
    <w:pPr>
      <w:keepLines/>
      <w:spacing w:after="120"/>
      <w:ind w:left="720"/>
    </w:pPr>
  </w:style>
  <w:style w:type="paragraph" w:customStyle="1" w:styleId="Paragraph3">
    <w:name w:val="Paragraph3"/>
    <w:basedOn w:val="Normal"/>
    <w:pPr>
      <w:spacing w:before="80" w:line="240" w:lineRule="auto"/>
      <w:ind w:left="1530"/>
      <w:jc w:val="both"/>
    </w:pPr>
  </w:style>
  <w:style w:type="paragraph" w:customStyle="1" w:styleId="Bullet1">
    <w:name w:val="Bullet1"/>
    <w:basedOn w:val="Normal"/>
    <w:pPr>
      <w:ind w:left="720" w:hanging="432"/>
    </w:pPr>
  </w:style>
  <w:style w:type="character" w:styleId="Refdenotaderodap">
    <w:name w:val="footnote reference"/>
    <w:basedOn w:val="Fontepargpadro"/>
    <w:semiHidden/>
    <w:rPr>
      <w:sz w:val="20"/>
      <w:szCs w:val="20"/>
      <w:vertAlign w:val="superscript"/>
    </w:rPr>
  </w:style>
  <w:style w:type="paragraph" w:styleId="Textodenotaderodap">
    <w:name w:val="footnote text"/>
    <w:basedOn w:val="Normal"/>
    <w:semiHidden/>
    <w:pPr>
      <w:keepNext/>
      <w:keepLines/>
      <w:pBdr>
        <w:bottom w:val="single" w:sz="6" w:space="0" w:color="000000"/>
      </w:pBdr>
      <w:spacing w:before="40" w:after="40"/>
      <w:ind w:left="360" w:hanging="360"/>
    </w:pPr>
    <w:rPr>
      <w:sz w:val="16"/>
      <w:szCs w:val="16"/>
    </w:rPr>
  </w:style>
  <w:style w:type="paragraph" w:styleId="MapadoDocumento">
    <w:name w:val="Document Map"/>
    <w:basedOn w:val="Normal"/>
    <w:semiHidden/>
    <w:pPr>
      <w:shd w:val="clear" w:color="auto" w:fill="000080"/>
    </w:pPr>
  </w:style>
  <w:style w:type="paragraph" w:customStyle="1" w:styleId="Paragraph4">
    <w:name w:val="Paragraph4"/>
    <w:basedOn w:val="Normal"/>
    <w:pPr>
      <w:spacing w:before="80" w:line="240" w:lineRule="auto"/>
      <w:ind w:left="2250"/>
      <w:jc w:val="both"/>
    </w:pPr>
  </w:style>
  <w:style w:type="paragraph" w:styleId="Sumrio4">
    <w:name w:val="toc 4"/>
    <w:basedOn w:val="Normal"/>
    <w:next w:val="Normal"/>
    <w:autoRedefine/>
    <w:semiHidden/>
    <w:pPr>
      <w:ind w:left="600"/>
    </w:pPr>
  </w:style>
  <w:style w:type="paragraph" w:styleId="Sumrio5">
    <w:name w:val="toc 5"/>
    <w:basedOn w:val="Normal"/>
    <w:next w:val="Normal"/>
    <w:autoRedefine/>
    <w:semiHidden/>
    <w:pPr>
      <w:ind w:left="800"/>
    </w:pPr>
  </w:style>
  <w:style w:type="paragraph" w:styleId="Sumrio6">
    <w:name w:val="toc 6"/>
    <w:basedOn w:val="Normal"/>
    <w:next w:val="Normal"/>
    <w:autoRedefine/>
    <w:semiHidden/>
    <w:pPr>
      <w:ind w:left="1000"/>
    </w:pPr>
  </w:style>
  <w:style w:type="paragraph" w:styleId="Sumrio7">
    <w:name w:val="toc 7"/>
    <w:basedOn w:val="Normal"/>
    <w:next w:val="Normal"/>
    <w:autoRedefine/>
    <w:semiHidden/>
    <w:pPr>
      <w:ind w:left="1200"/>
    </w:pPr>
  </w:style>
  <w:style w:type="paragraph" w:styleId="Sumrio8">
    <w:name w:val="toc 8"/>
    <w:basedOn w:val="Normal"/>
    <w:next w:val="Normal"/>
    <w:autoRedefine/>
    <w:semiHidden/>
    <w:pPr>
      <w:ind w:left="1400"/>
    </w:pPr>
  </w:style>
  <w:style w:type="paragraph" w:styleId="Sumrio9">
    <w:name w:val="toc 9"/>
    <w:basedOn w:val="Normal"/>
    <w:next w:val="Normal"/>
    <w:autoRedefine/>
    <w:semiHidden/>
    <w:pPr>
      <w:ind w:left="1600"/>
    </w:pPr>
  </w:style>
  <w:style w:type="paragraph" w:customStyle="1" w:styleId="MainTitle">
    <w:name w:val="Main Title"/>
    <w:basedOn w:val="Normal"/>
    <w:pPr>
      <w:spacing w:before="480" w:after="60" w:line="240" w:lineRule="auto"/>
      <w:jc w:val="center"/>
    </w:pPr>
    <w:rPr>
      <w:rFonts w:ascii="Arial" w:hAnsi="Arial"/>
      <w:b/>
      <w:bCs/>
      <w:kern w:val="28"/>
      <w:sz w:val="32"/>
      <w:szCs w:val="32"/>
    </w:rPr>
  </w:style>
  <w:style w:type="paragraph" w:styleId="Recuodecorpodetexto">
    <w:name w:val="Body Text Indent"/>
    <w:basedOn w:val="Normal"/>
    <w:semiHidden/>
    <w:pPr>
      <w:ind w:left="720"/>
    </w:pPr>
    <w:rPr>
      <w:i/>
      <w:iCs/>
      <w:color w:val="0000FF"/>
      <w:u w:val="single"/>
    </w:rPr>
  </w:style>
  <w:style w:type="paragraph" w:customStyle="1" w:styleId="Body">
    <w:name w:val="Body"/>
    <w:basedOn w:val="Normal"/>
    <w:pPr>
      <w:widowControl/>
      <w:spacing w:before="120" w:line="240" w:lineRule="auto"/>
      <w:jc w:val="both"/>
    </w:pPr>
  </w:style>
  <w:style w:type="paragraph" w:customStyle="1" w:styleId="Bullet">
    <w:name w:val="Bullet"/>
    <w:basedOn w:val="Normal"/>
    <w:pPr>
      <w:widowControl/>
      <w:numPr>
        <w:numId w:val="6"/>
      </w:numPr>
      <w:tabs>
        <w:tab w:val="left" w:pos="720"/>
      </w:tabs>
      <w:spacing w:before="120" w:line="240" w:lineRule="auto"/>
      <w:ind w:right="360"/>
      <w:jc w:val="both"/>
    </w:pPr>
  </w:style>
  <w:style w:type="paragraph" w:customStyle="1" w:styleId="InfoBlue">
    <w:name w:val="InfoBlue"/>
    <w:basedOn w:val="Normal"/>
    <w:next w:val="Corpodetexto"/>
    <w:autoRedefine/>
    <w:rsid w:val="00C81A76"/>
    <w:pPr>
      <w:widowControl/>
      <w:tabs>
        <w:tab w:val="left" w:pos="540"/>
        <w:tab w:val="left" w:pos="1260"/>
      </w:tabs>
      <w:spacing w:after="120" w:line="360" w:lineRule="auto"/>
      <w:jc w:val="both"/>
    </w:pPr>
    <w:rPr>
      <w:rFonts w:ascii="Arial" w:hAnsi="Arial" w:cs="Arial"/>
      <w:b/>
      <w:color w:val="000000" w:themeColor="text1"/>
      <w:lang w:val="pt-BR"/>
    </w:rPr>
  </w:style>
  <w:style w:type="character" w:styleId="Hyperlink">
    <w:name w:val="Hyperlink"/>
    <w:basedOn w:val="Fontepargpadro"/>
    <w:semiHidden/>
    <w:rPr>
      <w:color w:val="0000FF"/>
      <w:u w:val="single"/>
    </w:rPr>
  </w:style>
  <w:style w:type="paragraph" w:customStyle="1" w:styleId="infoblue0">
    <w:name w:val="infoblue"/>
    <w:basedOn w:val="Normal"/>
    <w:pPr>
      <w:widowControl/>
      <w:spacing w:before="100" w:after="100" w:line="240" w:lineRule="auto"/>
    </w:pPr>
    <w:rPr>
      <w:sz w:val="24"/>
      <w:szCs w:val="24"/>
    </w:rPr>
  </w:style>
  <w:style w:type="character" w:customStyle="1" w:styleId="tw4winNone">
    <w:name w:val="tw4winNone"/>
    <w:basedOn w:val="Fontepargpadro"/>
  </w:style>
  <w:style w:type="character" w:customStyle="1" w:styleId="tw4winExternal">
    <w:name w:val="tw4winExternal"/>
    <w:basedOn w:val="Fontepargpadro"/>
    <w:rPr>
      <w:rFonts w:ascii="Courier New" w:hAnsi="Courier New"/>
      <w:noProof/>
      <w:color w:val="808080"/>
    </w:rPr>
  </w:style>
  <w:style w:type="character" w:customStyle="1" w:styleId="tw4winInternal">
    <w:name w:val="tw4winInternal"/>
    <w:basedOn w:val="Fontepargpadro"/>
    <w:rPr>
      <w:rFonts w:ascii="Courier New" w:hAnsi="Courier New"/>
      <w:noProof/>
      <w:color w:val="FF0000"/>
    </w:rPr>
  </w:style>
  <w:style w:type="character" w:customStyle="1" w:styleId="tw4winMark">
    <w:name w:val="tw4winMark"/>
    <w:rPr>
      <w:rFonts w:ascii="Courier New" w:hAnsi="Courier New"/>
      <w:vanish/>
      <w:color w:val="800080"/>
      <w:sz w:val="24"/>
      <w:szCs w:val="24"/>
      <w:vertAlign w:val="subscript"/>
    </w:rPr>
  </w:style>
  <w:style w:type="character" w:customStyle="1" w:styleId="tw4winError">
    <w:name w:val="tw4winError"/>
    <w:rPr>
      <w:rFonts w:ascii="Courier New" w:hAnsi="Courier New"/>
      <w:color w:val="00FF00"/>
      <w:sz w:val="40"/>
      <w:szCs w:val="40"/>
    </w:rPr>
  </w:style>
  <w:style w:type="character" w:customStyle="1" w:styleId="tw4winTerm">
    <w:name w:val="tw4winTerm"/>
    <w:rPr>
      <w:color w:val="0000FF"/>
    </w:rPr>
  </w:style>
  <w:style w:type="character" w:customStyle="1" w:styleId="tw4winPopup">
    <w:name w:val="tw4winPopup"/>
    <w:rPr>
      <w:rFonts w:ascii="Courier New" w:hAnsi="Courier New"/>
      <w:noProof/>
      <w:color w:val="008000"/>
    </w:rPr>
  </w:style>
  <w:style w:type="character" w:customStyle="1" w:styleId="tw4winJump">
    <w:name w:val="tw4winJump"/>
    <w:rPr>
      <w:rFonts w:ascii="Courier New" w:hAnsi="Courier New"/>
      <w:noProof/>
      <w:color w:val="008080"/>
    </w:rPr>
  </w:style>
  <w:style w:type="character" w:customStyle="1" w:styleId="DONOTTRANSLATE">
    <w:name w:val="DO_NOT_TRANSLATE"/>
    <w:rPr>
      <w:rFonts w:ascii="Courier New" w:hAnsi="Courier New"/>
      <w:noProof/>
      <w:color w:val="800000"/>
    </w:rPr>
  </w:style>
  <w:style w:type="paragraph" w:customStyle="1" w:styleId="Default">
    <w:name w:val="Default"/>
    <w:uiPriority w:val="99"/>
    <w:rsid w:val="00F07422"/>
    <w:pPr>
      <w:autoSpaceDE w:val="0"/>
      <w:autoSpaceDN w:val="0"/>
      <w:adjustRightInd w:val="0"/>
    </w:pPr>
    <w:rPr>
      <w:rFonts w:ascii="Arial" w:eastAsiaTheme="minorHAnsi" w:hAnsi="Arial" w:cs="Arial"/>
      <w:color w:val="000000"/>
      <w:sz w:val="24"/>
      <w:szCs w:val="24"/>
      <w:lang w:eastAsia="en-US"/>
    </w:rPr>
  </w:style>
  <w:style w:type="character" w:customStyle="1" w:styleId="UnresolvedMention">
    <w:name w:val="Unresolved Mention"/>
    <w:basedOn w:val="Fontepargpadro"/>
    <w:uiPriority w:val="99"/>
    <w:semiHidden/>
    <w:unhideWhenUsed/>
    <w:rsid w:val="002F7AAA"/>
    <w:rPr>
      <w:color w:val="605E5C"/>
      <w:shd w:val="clear" w:color="auto" w:fill="E1DFDD"/>
    </w:rPr>
  </w:style>
  <w:style w:type="character" w:styleId="Refdecomentrio">
    <w:name w:val="annotation reference"/>
    <w:basedOn w:val="Fontepargpadro"/>
    <w:uiPriority w:val="99"/>
    <w:semiHidden/>
    <w:unhideWhenUsed/>
    <w:rsid w:val="002F7AAA"/>
    <w:rPr>
      <w:sz w:val="16"/>
      <w:szCs w:val="16"/>
    </w:rPr>
  </w:style>
  <w:style w:type="paragraph" w:styleId="Textodecomentrio">
    <w:name w:val="annotation text"/>
    <w:basedOn w:val="Normal"/>
    <w:link w:val="TextodecomentrioChar"/>
    <w:uiPriority w:val="99"/>
    <w:semiHidden/>
    <w:unhideWhenUsed/>
    <w:rsid w:val="002F7AAA"/>
    <w:pPr>
      <w:spacing w:line="240" w:lineRule="auto"/>
    </w:pPr>
  </w:style>
  <w:style w:type="character" w:customStyle="1" w:styleId="TextodecomentrioChar">
    <w:name w:val="Texto de comentário Char"/>
    <w:basedOn w:val="Fontepargpadro"/>
    <w:link w:val="Textodecomentrio"/>
    <w:uiPriority w:val="99"/>
    <w:semiHidden/>
    <w:rsid w:val="002F7AAA"/>
    <w:rPr>
      <w:snapToGrid w:val="0"/>
      <w:lang w:val="en-US" w:eastAsia="en-US"/>
    </w:rPr>
  </w:style>
  <w:style w:type="paragraph" w:styleId="Assuntodocomentrio">
    <w:name w:val="annotation subject"/>
    <w:basedOn w:val="Textodecomentrio"/>
    <w:next w:val="Textodecomentrio"/>
    <w:link w:val="AssuntodocomentrioChar"/>
    <w:uiPriority w:val="99"/>
    <w:semiHidden/>
    <w:unhideWhenUsed/>
    <w:rsid w:val="002F7AAA"/>
    <w:rPr>
      <w:b/>
      <w:bCs/>
    </w:rPr>
  </w:style>
  <w:style w:type="character" w:customStyle="1" w:styleId="AssuntodocomentrioChar">
    <w:name w:val="Assunto do comentário Char"/>
    <w:basedOn w:val="TextodecomentrioChar"/>
    <w:link w:val="Assuntodocomentrio"/>
    <w:uiPriority w:val="99"/>
    <w:semiHidden/>
    <w:rsid w:val="002F7AAA"/>
    <w:rPr>
      <w:b/>
      <w:bCs/>
      <w:snapToGrid w:val="0"/>
      <w:lang w:val="en-US" w:eastAsia="en-US"/>
    </w:rPr>
  </w:style>
  <w:style w:type="paragraph" w:customStyle="1" w:styleId="paragraph">
    <w:name w:val="paragraph"/>
    <w:basedOn w:val="Normal"/>
    <w:rsid w:val="007B5342"/>
    <w:pPr>
      <w:widowControl/>
      <w:autoSpaceDE/>
      <w:autoSpaceDN/>
      <w:spacing w:before="100" w:beforeAutospacing="1" w:after="100" w:afterAutospacing="1" w:line="240" w:lineRule="auto"/>
    </w:pPr>
    <w:rPr>
      <w:snapToGrid/>
      <w:sz w:val="24"/>
      <w:szCs w:val="24"/>
      <w:lang w:val="pt-BR" w:eastAsia="pt-BR"/>
    </w:rPr>
  </w:style>
  <w:style w:type="character" w:customStyle="1" w:styleId="normaltextrun">
    <w:name w:val="normaltextrun"/>
    <w:basedOn w:val="Fontepargpadro"/>
    <w:rsid w:val="007B5342"/>
  </w:style>
  <w:style w:type="character" w:customStyle="1" w:styleId="eop">
    <w:name w:val="eop"/>
    <w:basedOn w:val="Fontepargpadro"/>
    <w:rsid w:val="007B5342"/>
  </w:style>
  <w:style w:type="character" w:customStyle="1" w:styleId="tabchar">
    <w:name w:val="tabchar"/>
    <w:basedOn w:val="Fontepargpadro"/>
    <w:rsid w:val="007B5342"/>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39"/>
    <w:rsid w:val="00E427C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ention">
    <w:name w:val="Mention"/>
    <w:basedOn w:val="Fontepargpadro"/>
    <w:uiPriority w:val="99"/>
    <w:unhideWhenUsed/>
    <w:rsid w:val="00840918"/>
    <w:rPr>
      <w:color w:val="2B579A"/>
      <w:shd w:val="clear" w:color="auto" w:fill="E6E6E6"/>
    </w:rPr>
  </w:style>
  <w:style w:type="paragraph" w:styleId="Textodebalo">
    <w:name w:val="Balloon Text"/>
    <w:basedOn w:val="Normal"/>
    <w:link w:val="TextodebaloChar"/>
    <w:uiPriority w:val="99"/>
    <w:semiHidden/>
    <w:unhideWhenUsed/>
    <w:rsid w:val="008646D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646DA"/>
    <w:rPr>
      <w:rFonts w:ascii="Tahoma" w:hAnsi="Tahoma" w:cs="Tahoma"/>
      <w:snapToGrid w:val="0"/>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spacing w:line="240" w:lineRule="atLeast"/>
    </w:pPr>
    <w:rPr>
      <w:snapToGrid w:val="0"/>
      <w:lang w:val="en-US" w:eastAsia="en-US"/>
    </w:rPr>
  </w:style>
  <w:style w:type="paragraph" w:styleId="Ttulo1">
    <w:name w:val="heading 1"/>
    <w:basedOn w:val="Normal"/>
    <w:next w:val="Normal"/>
    <w:qFormat/>
    <w:pPr>
      <w:keepNext/>
      <w:numPr>
        <w:numId w:val="5"/>
      </w:numPr>
      <w:spacing w:before="120" w:after="60"/>
      <w:outlineLvl w:val="0"/>
    </w:pPr>
    <w:rPr>
      <w:rFonts w:ascii="Arial" w:hAnsi="Arial"/>
      <w:b/>
      <w:bCs/>
      <w:sz w:val="24"/>
      <w:szCs w:val="24"/>
    </w:rPr>
  </w:style>
  <w:style w:type="paragraph" w:styleId="Ttulo2">
    <w:name w:val="heading 2"/>
    <w:basedOn w:val="Ttulo1"/>
    <w:next w:val="Normal"/>
    <w:qFormat/>
    <w:pPr>
      <w:numPr>
        <w:ilvl w:val="1"/>
      </w:numPr>
      <w:outlineLvl w:val="1"/>
    </w:pPr>
    <w:rPr>
      <w:sz w:val="20"/>
      <w:szCs w:val="20"/>
    </w:rPr>
  </w:style>
  <w:style w:type="paragraph" w:styleId="Ttulo3">
    <w:name w:val="heading 3"/>
    <w:basedOn w:val="Ttulo1"/>
    <w:next w:val="Normal"/>
    <w:qFormat/>
    <w:pPr>
      <w:numPr>
        <w:ilvl w:val="2"/>
      </w:numPr>
      <w:outlineLvl w:val="2"/>
    </w:pPr>
    <w:rPr>
      <w:b w:val="0"/>
      <w:bCs w:val="0"/>
      <w:i/>
      <w:iCs/>
      <w:sz w:val="20"/>
      <w:szCs w:val="20"/>
    </w:rPr>
  </w:style>
  <w:style w:type="paragraph" w:styleId="Ttulo4">
    <w:name w:val="heading 4"/>
    <w:basedOn w:val="Ttulo1"/>
    <w:next w:val="Normal"/>
    <w:qFormat/>
    <w:pPr>
      <w:numPr>
        <w:ilvl w:val="3"/>
      </w:numPr>
      <w:outlineLvl w:val="3"/>
    </w:pPr>
    <w:rPr>
      <w:b w:val="0"/>
      <w:bCs w:val="0"/>
      <w:sz w:val="20"/>
      <w:szCs w:val="20"/>
    </w:rPr>
  </w:style>
  <w:style w:type="paragraph" w:styleId="Ttulo5">
    <w:name w:val="heading 5"/>
    <w:basedOn w:val="Normal"/>
    <w:next w:val="Normal"/>
    <w:qFormat/>
    <w:pPr>
      <w:numPr>
        <w:ilvl w:val="4"/>
        <w:numId w:val="5"/>
      </w:numPr>
      <w:spacing w:before="240" w:after="60"/>
      <w:ind w:left="2880"/>
      <w:outlineLvl w:val="4"/>
    </w:pPr>
    <w:rPr>
      <w:sz w:val="22"/>
      <w:szCs w:val="22"/>
    </w:rPr>
  </w:style>
  <w:style w:type="paragraph" w:styleId="Ttulo6">
    <w:name w:val="heading 6"/>
    <w:basedOn w:val="Normal"/>
    <w:next w:val="Normal"/>
    <w:qFormat/>
    <w:pPr>
      <w:numPr>
        <w:ilvl w:val="5"/>
        <w:numId w:val="5"/>
      </w:numPr>
      <w:spacing w:before="240" w:after="60"/>
      <w:ind w:left="2880"/>
      <w:outlineLvl w:val="5"/>
    </w:pPr>
    <w:rPr>
      <w:i/>
      <w:iCs/>
      <w:sz w:val="22"/>
      <w:szCs w:val="22"/>
    </w:rPr>
  </w:style>
  <w:style w:type="paragraph" w:styleId="Ttulo7">
    <w:name w:val="heading 7"/>
    <w:basedOn w:val="Normal"/>
    <w:next w:val="Normal"/>
    <w:qFormat/>
    <w:pPr>
      <w:numPr>
        <w:ilvl w:val="6"/>
        <w:numId w:val="5"/>
      </w:numPr>
      <w:spacing w:before="240" w:after="60"/>
      <w:ind w:left="2880"/>
      <w:outlineLvl w:val="6"/>
    </w:pPr>
  </w:style>
  <w:style w:type="paragraph" w:styleId="Ttulo8">
    <w:name w:val="heading 8"/>
    <w:basedOn w:val="Normal"/>
    <w:next w:val="Normal"/>
    <w:qFormat/>
    <w:pPr>
      <w:numPr>
        <w:ilvl w:val="7"/>
        <w:numId w:val="5"/>
      </w:numPr>
      <w:spacing w:before="240" w:after="60"/>
      <w:ind w:left="2880"/>
      <w:outlineLvl w:val="7"/>
    </w:pPr>
    <w:rPr>
      <w:i/>
      <w:iCs/>
    </w:rPr>
  </w:style>
  <w:style w:type="paragraph" w:styleId="Ttulo9">
    <w:name w:val="heading 9"/>
    <w:basedOn w:val="Normal"/>
    <w:next w:val="Normal"/>
    <w:qFormat/>
    <w:pPr>
      <w:numPr>
        <w:ilvl w:val="8"/>
        <w:numId w:val="5"/>
      </w:numPr>
      <w:spacing w:before="240" w:after="60"/>
      <w:ind w:left="288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bCs/>
      <w:sz w:val="36"/>
      <w:szCs w:val="36"/>
    </w:rPr>
  </w:style>
  <w:style w:type="paragraph" w:styleId="Subttulo">
    <w:name w:val="Subtitle"/>
    <w:basedOn w:val="Normal"/>
    <w:qFormat/>
    <w:pPr>
      <w:spacing w:after="60"/>
      <w:jc w:val="center"/>
    </w:pPr>
    <w:rPr>
      <w:rFonts w:ascii="Arial" w:hAnsi="Arial"/>
      <w:i/>
      <w:iCs/>
      <w:sz w:val="36"/>
      <w:szCs w:val="36"/>
      <w:lang w:val="en-AU"/>
    </w:rPr>
  </w:style>
  <w:style w:type="paragraph" w:styleId="Recuonormal">
    <w:name w:val="Normal Indent"/>
    <w:basedOn w:val="Normal"/>
    <w:semiHidden/>
    <w:pPr>
      <w:ind w:left="900" w:hanging="900"/>
    </w:pPr>
  </w:style>
  <w:style w:type="paragraph" w:styleId="Sumrio1">
    <w:name w:val="toc 1"/>
    <w:basedOn w:val="Normal"/>
    <w:next w:val="Normal"/>
    <w:autoRedefine/>
    <w:uiPriority w:val="39"/>
    <w:rsid w:val="00F50CBF"/>
    <w:pPr>
      <w:tabs>
        <w:tab w:val="left" w:pos="426"/>
        <w:tab w:val="right" w:pos="9360"/>
      </w:tabs>
      <w:spacing w:before="240" w:after="60"/>
      <w:ind w:right="720"/>
    </w:pPr>
  </w:style>
  <w:style w:type="paragraph" w:styleId="Sumrio2">
    <w:name w:val="toc 2"/>
    <w:basedOn w:val="Normal"/>
    <w:next w:val="Normal"/>
    <w:autoRedefine/>
    <w:uiPriority w:val="39"/>
    <w:pPr>
      <w:tabs>
        <w:tab w:val="right" w:pos="9360"/>
      </w:tabs>
      <w:ind w:left="432" w:right="720"/>
    </w:pPr>
  </w:style>
  <w:style w:type="paragraph" w:styleId="Sumrio3">
    <w:name w:val="toc 3"/>
    <w:basedOn w:val="Normal"/>
    <w:next w:val="Normal"/>
    <w:autoRedefine/>
    <w:semiHidden/>
    <w:pPr>
      <w:tabs>
        <w:tab w:val="left" w:pos="1440"/>
        <w:tab w:val="right" w:pos="9360"/>
      </w:tabs>
      <w:ind w:left="864"/>
    </w:pPr>
  </w:style>
  <w:style w:type="paragraph" w:styleId="Cabealho">
    <w:name w:val="header"/>
    <w:basedOn w:val="Normal"/>
    <w:semiHidden/>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emiHidden/>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Corpodetexto">
    <w:name w:val="Body Text"/>
    <w:basedOn w:val="Normal"/>
    <w:semiHidden/>
    <w:pPr>
      <w:keepLines/>
      <w:spacing w:after="120"/>
      <w:ind w:left="720"/>
    </w:pPr>
  </w:style>
  <w:style w:type="paragraph" w:customStyle="1" w:styleId="Paragraph3">
    <w:name w:val="Paragraph3"/>
    <w:basedOn w:val="Normal"/>
    <w:pPr>
      <w:spacing w:before="80" w:line="240" w:lineRule="auto"/>
      <w:ind w:left="1530"/>
      <w:jc w:val="both"/>
    </w:pPr>
  </w:style>
  <w:style w:type="paragraph" w:customStyle="1" w:styleId="Bullet1">
    <w:name w:val="Bullet1"/>
    <w:basedOn w:val="Normal"/>
    <w:pPr>
      <w:ind w:left="720" w:hanging="432"/>
    </w:pPr>
  </w:style>
  <w:style w:type="character" w:styleId="Refdenotaderodap">
    <w:name w:val="footnote reference"/>
    <w:basedOn w:val="Fontepargpadro"/>
    <w:semiHidden/>
    <w:rPr>
      <w:sz w:val="20"/>
      <w:szCs w:val="20"/>
      <w:vertAlign w:val="superscript"/>
    </w:rPr>
  </w:style>
  <w:style w:type="paragraph" w:styleId="Textodenotaderodap">
    <w:name w:val="footnote text"/>
    <w:basedOn w:val="Normal"/>
    <w:semiHidden/>
    <w:pPr>
      <w:keepNext/>
      <w:keepLines/>
      <w:pBdr>
        <w:bottom w:val="single" w:sz="6" w:space="0" w:color="000000"/>
      </w:pBdr>
      <w:spacing w:before="40" w:after="40"/>
      <w:ind w:left="360" w:hanging="360"/>
    </w:pPr>
    <w:rPr>
      <w:sz w:val="16"/>
      <w:szCs w:val="16"/>
    </w:rPr>
  </w:style>
  <w:style w:type="paragraph" w:styleId="MapadoDocumento">
    <w:name w:val="Document Map"/>
    <w:basedOn w:val="Normal"/>
    <w:semiHidden/>
    <w:pPr>
      <w:shd w:val="clear" w:color="auto" w:fill="000080"/>
    </w:pPr>
  </w:style>
  <w:style w:type="paragraph" w:customStyle="1" w:styleId="Paragraph4">
    <w:name w:val="Paragraph4"/>
    <w:basedOn w:val="Normal"/>
    <w:pPr>
      <w:spacing w:before="80" w:line="240" w:lineRule="auto"/>
      <w:ind w:left="2250"/>
      <w:jc w:val="both"/>
    </w:pPr>
  </w:style>
  <w:style w:type="paragraph" w:styleId="Sumrio4">
    <w:name w:val="toc 4"/>
    <w:basedOn w:val="Normal"/>
    <w:next w:val="Normal"/>
    <w:autoRedefine/>
    <w:semiHidden/>
    <w:pPr>
      <w:ind w:left="600"/>
    </w:pPr>
  </w:style>
  <w:style w:type="paragraph" w:styleId="Sumrio5">
    <w:name w:val="toc 5"/>
    <w:basedOn w:val="Normal"/>
    <w:next w:val="Normal"/>
    <w:autoRedefine/>
    <w:semiHidden/>
    <w:pPr>
      <w:ind w:left="800"/>
    </w:pPr>
  </w:style>
  <w:style w:type="paragraph" w:styleId="Sumrio6">
    <w:name w:val="toc 6"/>
    <w:basedOn w:val="Normal"/>
    <w:next w:val="Normal"/>
    <w:autoRedefine/>
    <w:semiHidden/>
    <w:pPr>
      <w:ind w:left="1000"/>
    </w:pPr>
  </w:style>
  <w:style w:type="paragraph" w:styleId="Sumrio7">
    <w:name w:val="toc 7"/>
    <w:basedOn w:val="Normal"/>
    <w:next w:val="Normal"/>
    <w:autoRedefine/>
    <w:semiHidden/>
    <w:pPr>
      <w:ind w:left="1200"/>
    </w:pPr>
  </w:style>
  <w:style w:type="paragraph" w:styleId="Sumrio8">
    <w:name w:val="toc 8"/>
    <w:basedOn w:val="Normal"/>
    <w:next w:val="Normal"/>
    <w:autoRedefine/>
    <w:semiHidden/>
    <w:pPr>
      <w:ind w:left="1400"/>
    </w:pPr>
  </w:style>
  <w:style w:type="paragraph" w:styleId="Sumrio9">
    <w:name w:val="toc 9"/>
    <w:basedOn w:val="Normal"/>
    <w:next w:val="Normal"/>
    <w:autoRedefine/>
    <w:semiHidden/>
    <w:pPr>
      <w:ind w:left="1600"/>
    </w:pPr>
  </w:style>
  <w:style w:type="paragraph" w:customStyle="1" w:styleId="MainTitle">
    <w:name w:val="Main Title"/>
    <w:basedOn w:val="Normal"/>
    <w:pPr>
      <w:spacing w:before="480" w:after="60" w:line="240" w:lineRule="auto"/>
      <w:jc w:val="center"/>
    </w:pPr>
    <w:rPr>
      <w:rFonts w:ascii="Arial" w:hAnsi="Arial"/>
      <w:b/>
      <w:bCs/>
      <w:kern w:val="28"/>
      <w:sz w:val="32"/>
      <w:szCs w:val="32"/>
    </w:rPr>
  </w:style>
  <w:style w:type="paragraph" w:styleId="Recuodecorpodetexto">
    <w:name w:val="Body Text Indent"/>
    <w:basedOn w:val="Normal"/>
    <w:semiHidden/>
    <w:pPr>
      <w:ind w:left="720"/>
    </w:pPr>
    <w:rPr>
      <w:i/>
      <w:iCs/>
      <w:color w:val="0000FF"/>
      <w:u w:val="single"/>
    </w:rPr>
  </w:style>
  <w:style w:type="paragraph" w:customStyle="1" w:styleId="Body">
    <w:name w:val="Body"/>
    <w:basedOn w:val="Normal"/>
    <w:pPr>
      <w:widowControl/>
      <w:spacing w:before="120" w:line="240" w:lineRule="auto"/>
      <w:jc w:val="both"/>
    </w:pPr>
  </w:style>
  <w:style w:type="paragraph" w:customStyle="1" w:styleId="Bullet">
    <w:name w:val="Bullet"/>
    <w:basedOn w:val="Normal"/>
    <w:pPr>
      <w:widowControl/>
      <w:numPr>
        <w:numId w:val="6"/>
      </w:numPr>
      <w:tabs>
        <w:tab w:val="left" w:pos="720"/>
      </w:tabs>
      <w:spacing w:before="120" w:line="240" w:lineRule="auto"/>
      <w:ind w:right="360"/>
      <w:jc w:val="both"/>
    </w:pPr>
  </w:style>
  <w:style w:type="paragraph" w:customStyle="1" w:styleId="InfoBlue">
    <w:name w:val="InfoBlue"/>
    <w:basedOn w:val="Normal"/>
    <w:next w:val="Corpodetexto"/>
    <w:autoRedefine/>
    <w:rsid w:val="00C81A76"/>
    <w:pPr>
      <w:widowControl/>
      <w:tabs>
        <w:tab w:val="left" w:pos="540"/>
        <w:tab w:val="left" w:pos="1260"/>
      </w:tabs>
      <w:spacing w:after="120" w:line="360" w:lineRule="auto"/>
      <w:jc w:val="both"/>
    </w:pPr>
    <w:rPr>
      <w:rFonts w:ascii="Arial" w:hAnsi="Arial" w:cs="Arial"/>
      <w:b/>
      <w:color w:val="000000" w:themeColor="text1"/>
      <w:lang w:val="pt-BR"/>
    </w:rPr>
  </w:style>
  <w:style w:type="character" w:styleId="Hyperlink">
    <w:name w:val="Hyperlink"/>
    <w:basedOn w:val="Fontepargpadro"/>
    <w:semiHidden/>
    <w:rPr>
      <w:color w:val="0000FF"/>
      <w:u w:val="single"/>
    </w:rPr>
  </w:style>
  <w:style w:type="paragraph" w:customStyle="1" w:styleId="infoblue0">
    <w:name w:val="infoblue"/>
    <w:basedOn w:val="Normal"/>
    <w:pPr>
      <w:widowControl/>
      <w:spacing w:before="100" w:after="100" w:line="240" w:lineRule="auto"/>
    </w:pPr>
    <w:rPr>
      <w:sz w:val="24"/>
      <w:szCs w:val="24"/>
    </w:rPr>
  </w:style>
  <w:style w:type="character" w:customStyle="1" w:styleId="tw4winNone">
    <w:name w:val="tw4winNone"/>
    <w:basedOn w:val="Fontepargpadro"/>
  </w:style>
  <w:style w:type="character" w:customStyle="1" w:styleId="tw4winExternal">
    <w:name w:val="tw4winExternal"/>
    <w:basedOn w:val="Fontepargpadro"/>
    <w:rPr>
      <w:rFonts w:ascii="Courier New" w:hAnsi="Courier New"/>
      <w:noProof/>
      <w:color w:val="808080"/>
    </w:rPr>
  </w:style>
  <w:style w:type="character" w:customStyle="1" w:styleId="tw4winInternal">
    <w:name w:val="tw4winInternal"/>
    <w:basedOn w:val="Fontepargpadro"/>
    <w:rPr>
      <w:rFonts w:ascii="Courier New" w:hAnsi="Courier New"/>
      <w:noProof/>
      <w:color w:val="FF0000"/>
    </w:rPr>
  </w:style>
  <w:style w:type="character" w:customStyle="1" w:styleId="tw4winMark">
    <w:name w:val="tw4winMark"/>
    <w:rPr>
      <w:rFonts w:ascii="Courier New" w:hAnsi="Courier New"/>
      <w:vanish/>
      <w:color w:val="800080"/>
      <w:sz w:val="24"/>
      <w:szCs w:val="24"/>
      <w:vertAlign w:val="subscript"/>
    </w:rPr>
  </w:style>
  <w:style w:type="character" w:customStyle="1" w:styleId="tw4winError">
    <w:name w:val="tw4winError"/>
    <w:rPr>
      <w:rFonts w:ascii="Courier New" w:hAnsi="Courier New"/>
      <w:color w:val="00FF00"/>
      <w:sz w:val="40"/>
      <w:szCs w:val="40"/>
    </w:rPr>
  </w:style>
  <w:style w:type="character" w:customStyle="1" w:styleId="tw4winTerm">
    <w:name w:val="tw4winTerm"/>
    <w:rPr>
      <w:color w:val="0000FF"/>
    </w:rPr>
  </w:style>
  <w:style w:type="character" w:customStyle="1" w:styleId="tw4winPopup">
    <w:name w:val="tw4winPopup"/>
    <w:rPr>
      <w:rFonts w:ascii="Courier New" w:hAnsi="Courier New"/>
      <w:noProof/>
      <w:color w:val="008000"/>
    </w:rPr>
  </w:style>
  <w:style w:type="character" w:customStyle="1" w:styleId="tw4winJump">
    <w:name w:val="tw4winJump"/>
    <w:rPr>
      <w:rFonts w:ascii="Courier New" w:hAnsi="Courier New"/>
      <w:noProof/>
      <w:color w:val="008080"/>
    </w:rPr>
  </w:style>
  <w:style w:type="character" w:customStyle="1" w:styleId="DONOTTRANSLATE">
    <w:name w:val="DO_NOT_TRANSLATE"/>
    <w:rPr>
      <w:rFonts w:ascii="Courier New" w:hAnsi="Courier New"/>
      <w:noProof/>
      <w:color w:val="800000"/>
    </w:rPr>
  </w:style>
  <w:style w:type="paragraph" w:customStyle="1" w:styleId="Default">
    <w:name w:val="Default"/>
    <w:uiPriority w:val="99"/>
    <w:rsid w:val="00F07422"/>
    <w:pPr>
      <w:autoSpaceDE w:val="0"/>
      <w:autoSpaceDN w:val="0"/>
      <w:adjustRightInd w:val="0"/>
    </w:pPr>
    <w:rPr>
      <w:rFonts w:ascii="Arial" w:eastAsiaTheme="minorHAnsi" w:hAnsi="Arial" w:cs="Arial"/>
      <w:color w:val="000000"/>
      <w:sz w:val="24"/>
      <w:szCs w:val="24"/>
      <w:lang w:eastAsia="en-US"/>
    </w:rPr>
  </w:style>
  <w:style w:type="character" w:customStyle="1" w:styleId="UnresolvedMention">
    <w:name w:val="Unresolved Mention"/>
    <w:basedOn w:val="Fontepargpadro"/>
    <w:uiPriority w:val="99"/>
    <w:semiHidden/>
    <w:unhideWhenUsed/>
    <w:rsid w:val="002F7AAA"/>
    <w:rPr>
      <w:color w:val="605E5C"/>
      <w:shd w:val="clear" w:color="auto" w:fill="E1DFDD"/>
    </w:rPr>
  </w:style>
  <w:style w:type="character" w:styleId="Refdecomentrio">
    <w:name w:val="annotation reference"/>
    <w:basedOn w:val="Fontepargpadro"/>
    <w:uiPriority w:val="99"/>
    <w:semiHidden/>
    <w:unhideWhenUsed/>
    <w:rsid w:val="002F7AAA"/>
    <w:rPr>
      <w:sz w:val="16"/>
      <w:szCs w:val="16"/>
    </w:rPr>
  </w:style>
  <w:style w:type="paragraph" w:styleId="Textodecomentrio">
    <w:name w:val="annotation text"/>
    <w:basedOn w:val="Normal"/>
    <w:link w:val="TextodecomentrioChar"/>
    <w:uiPriority w:val="99"/>
    <w:semiHidden/>
    <w:unhideWhenUsed/>
    <w:rsid w:val="002F7AAA"/>
    <w:pPr>
      <w:spacing w:line="240" w:lineRule="auto"/>
    </w:pPr>
  </w:style>
  <w:style w:type="character" w:customStyle="1" w:styleId="TextodecomentrioChar">
    <w:name w:val="Texto de comentário Char"/>
    <w:basedOn w:val="Fontepargpadro"/>
    <w:link w:val="Textodecomentrio"/>
    <w:uiPriority w:val="99"/>
    <w:semiHidden/>
    <w:rsid w:val="002F7AAA"/>
    <w:rPr>
      <w:snapToGrid w:val="0"/>
      <w:lang w:val="en-US" w:eastAsia="en-US"/>
    </w:rPr>
  </w:style>
  <w:style w:type="paragraph" w:styleId="Assuntodocomentrio">
    <w:name w:val="annotation subject"/>
    <w:basedOn w:val="Textodecomentrio"/>
    <w:next w:val="Textodecomentrio"/>
    <w:link w:val="AssuntodocomentrioChar"/>
    <w:uiPriority w:val="99"/>
    <w:semiHidden/>
    <w:unhideWhenUsed/>
    <w:rsid w:val="002F7AAA"/>
    <w:rPr>
      <w:b/>
      <w:bCs/>
    </w:rPr>
  </w:style>
  <w:style w:type="character" w:customStyle="1" w:styleId="AssuntodocomentrioChar">
    <w:name w:val="Assunto do comentário Char"/>
    <w:basedOn w:val="TextodecomentrioChar"/>
    <w:link w:val="Assuntodocomentrio"/>
    <w:uiPriority w:val="99"/>
    <w:semiHidden/>
    <w:rsid w:val="002F7AAA"/>
    <w:rPr>
      <w:b/>
      <w:bCs/>
      <w:snapToGrid w:val="0"/>
      <w:lang w:val="en-US" w:eastAsia="en-US"/>
    </w:rPr>
  </w:style>
  <w:style w:type="paragraph" w:customStyle="1" w:styleId="paragraph">
    <w:name w:val="paragraph"/>
    <w:basedOn w:val="Normal"/>
    <w:rsid w:val="007B5342"/>
    <w:pPr>
      <w:widowControl/>
      <w:autoSpaceDE/>
      <w:autoSpaceDN/>
      <w:spacing w:before="100" w:beforeAutospacing="1" w:after="100" w:afterAutospacing="1" w:line="240" w:lineRule="auto"/>
    </w:pPr>
    <w:rPr>
      <w:snapToGrid/>
      <w:sz w:val="24"/>
      <w:szCs w:val="24"/>
      <w:lang w:val="pt-BR" w:eastAsia="pt-BR"/>
    </w:rPr>
  </w:style>
  <w:style w:type="character" w:customStyle="1" w:styleId="normaltextrun">
    <w:name w:val="normaltextrun"/>
    <w:basedOn w:val="Fontepargpadro"/>
    <w:rsid w:val="007B5342"/>
  </w:style>
  <w:style w:type="character" w:customStyle="1" w:styleId="eop">
    <w:name w:val="eop"/>
    <w:basedOn w:val="Fontepargpadro"/>
    <w:rsid w:val="007B5342"/>
  </w:style>
  <w:style w:type="character" w:customStyle="1" w:styleId="tabchar">
    <w:name w:val="tabchar"/>
    <w:basedOn w:val="Fontepargpadro"/>
    <w:rsid w:val="007B5342"/>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39"/>
    <w:rsid w:val="00E427C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ention">
    <w:name w:val="Mention"/>
    <w:basedOn w:val="Fontepargpadro"/>
    <w:uiPriority w:val="99"/>
    <w:unhideWhenUsed/>
    <w:rsid w:val="00840918"/>
    <w:rPr>
      <w:color w:val="2B579A"/>
      <w:shd w:val="clear" w:color="auto" w:fill="E6E6E6"/>
    </w:rPr>
  </w:style>
  <w:style w:type="paragraph" w:styleId="Textodebalo">
    <w:name w:val="Balloon Text"/>
    <w:basedOn w:val="Normal"/>
    <w:link w:val="TextodebaloChar"/>
    <w:uiPriority w:val="99"/>
    <w:semiHidden/>
    <w:unhideWhenUsed/>
    <w:rsid w:val="008646D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646DA"/>
    <w:rPr>
      <w:rFonts w:ascii="Tahoma" w:hAnsi="Tahoma" w:cs="Tahoma"/>
      <w:snapToGrid w:val="0"/>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33516">
      <w:bodyDiv w:val="1"/>
      <w:marLeft w:val="0"/>
      <w:marRight w:val="0"/>
      <w:marTop w:val="0"/>
      <w:marBottom w:val="0"/>
      <w:divBdr>
        <w:top w:val="none" w:sz="0" w:space="0" w:color="auto"/>
        <w:left w:val="none" w:sz="0" w:space="0" w:color="auto"/>
        <w:bottom w:val="none" w:sz="0" w:space="0" w:color="auto"/>
        <w:right w:val="none" w:sz="0" w:space="0" w:color="auto"/>
      </w:divBdr>
    </w:div>
    <w:div w:id="58209416">
      <w:bodyDiv w:val="1"/>
      <w:marLeft w:val="0"/>
      <w:marRight w:val="0"/>
      <w:marTop w:val="0"/>
      <w:marBottom w:val="0"/>
      <w:divBdr>
        <w:top w:val="none" w:sz="0" w:space="0" w:color="auto"/>
        <w:left w:val="none" w:sz="0" w:space="0" w:color="auto"/>
        <w:bottom w:val="none" w:sz="0" w:space="0" w:color="auto"/>
        <w:right w:val="none" w:sz="0" w:space="0" w:color="auto"/>
      </w:divBdr>
      <w:divsChild>
        <w:div w:id="1840928485">
          <w:marLeft w:val="0"/>
          <w:marRight w:val="0"/>
          <w:marTop w:val="0"/>
          <w:marBottom w:val="0"/>
          <w:divBdr>
            <w:top w:val="none" w:sz="0" w:space="0" w:color="auto"/>
            <w:left w:val="none" w:sz="0" w:space="0" w:color="auto"/>
            <w:bottom w:val="none" w:sz="0" w:space="0" w:color="auto"/>
            <w:right w:val="none" w:sz="0" w:space="0" w:color="auto"/>
          </w:divBdr>
        </w:div>
        <w:div w:id="745303686">
          <w:marLeft w:val="0"/>
          <w:marRight w:val="0"/>
          <w:marTop w:val="0"/>
          <w:marBottom w:val="0"/>
          <w:divBdr>
            <w:top w:val="none" w:sz="0" w:space="0" w:color="auto"/>
            <w:left w:val="none" w:sz="0" w:space="0" w:color="auto"/>
            <w:bottom w:val="none" w:sz="0" w:space="0" w:color="auto"/>
            <w:right w:val="none" w:sz="0" w:space="0" w:color="auto"/>
          </w:divBdr>
        </w:div>
        <w:div w:id="759836218">
          <w:marLeft w:val="0"/>
          <w:marRight w:val="0"/>
          <w:marTop w:val="0"/>
          <w:marBottom w:val="0"/>
          <w:divBdr>
            <w:top w:val="none" w:sz="0" w:space="0" w:color="auto"/>
            <w:left w:val="none" w:sz="0" w:space="0" w:color="auto"/>
            <w:bottom w:val="none" w:sz="0" w:space="0" w:color="auto"/>
            <w:right w:val="none" w:sz="0" w:space="0" w:color="auto"/>
          </w:divBdr>
        </w:div>
        <w:div w:id="1844776363">
          <w:marLeft w:val="0"/>
          <w:marRight w:val="0"/>
          <w:marTop w:val="0"/>
          <w:marBottom w:val="0"/>
          <w:divBdr>
            <w:top w:val="none" w:sz="0" w:space="0" w:color="auto"/>
            <w:left w:val="none" w:sz="0" w:space="0" w:color="auto"/>
            <w:bottom w:val="none" w:sz="0" w:space="0" w:color="auto"/>
            <w:right w:val="none" w:sz="0" w:space="0" w:color="auto"/>
          </w:divBdr>
        </w:div>
        <w:div w:id="1960867892">
          <w:marLeft w:val="0"/>
          <w:marRight w:val="0"/>
          <w:marTop w:val="0"/>
          <w:marBottom w:val="0"/>
          <w:divBdr>
            <w:top w:val="none" w:sz="0" w:space="0" w:color="auto"/>
            <w:left w:val="none" w:sz="0" w:space="0" w:color="auto"/>
            <w:bottom w:val="none" w:sz="0" w:space="0" w:color="auto"/>
            <w:right w:val="none" w:sz="0" w:space="0" w:color="auto"/>
          </w:divBdr>
        </w:div>
      </w:divsChild>
    </w:div>
    <w:div w:id="76101147">
      <w:bodyDiv w:val="1"/>
      <w:marLeft w:val="0"/>
      <w:marRight w:val="0"/>
      <w:marTop w:val="0"/>
      <w:marBottom w:val="0"/>
      <w:divBdr>
        <w:top w:val="none" w:sz="0" w:space="0" w:color="auto"/>
        <w:left w:val="none" w:sz="0" w:space="0" w:color="auto"/>
        <w:bottom w:val="none" w:sz="0" w:space="0" w:color="auto"/>
        <w:right w:val="none" w:sz="0" w:space="0" w:color="auto"/>
      </w:divBdr>
    </w:div>
    <w:div w:id="435637072">
      <w:bodyDiv w:val="1"/>
      <w:marLeft w:val="0"/>
      <w:marRight w:val="0"/>
      <w:marTop w:val="0"/>
      <w:marBottom w:val="0"/>
      <w:divBdr>
        <w:top w:val="none" w:sz="0" w:space="0" w:color="auto"/>
        <w:left w:val="none" w:sz="0" w:space="0" w:color="auto"/>
        <w:bottom w:val="none" w:sz="0" w:space="0" w:color="auto"/>
        <w:right w:val="none" w:sz="0" w:space="0" w:color="auto"/>
      </w:divBdr>
      <w:divsChild>
        <w:div w:id="1195388602">
          <w:marLeft w:val="0"/>
          <w:marRight w:val="0"/>
          <w:marTop w:val="0"/>
          <w:marBottom w:val="0"/>
          <w:divBdr>
            <w:top w:val="none" w:sz="0" w:space="0" w:color="auto"/>
            <w:left w:val="none" w:sz="0" w:space="0" w:color="auto"/>
            <w:bottom w:val="none" w:sz="0" w:space="0" w:color="auto"/>
            <w:right w:val="none" w:sz="0" w:space="0" w:color="auto"/>
          </w:divBdr>
        </w:div>
      </w:divsChild>
    </w:div>
    <w:div w:id="957877095">
      <w:bodyDiv w:val="1"/>
      <w:marLeft w:val="0"/>
      <w:marRight w:val="0"/>
      <w:marTop w:val="0"/>
      <w:marBottom w:val="0"/>
      <w:divBdr>
        <w:top w:val="none" w:sz="0" w:space="0" w:color="auto"/>
        <w:left w:val="none" w:sz="0" w:space="0" w:color="auto"/>
        <w:bottom w:val="none" w:sz="0" w:space="0" w:color="auto"/>
        <w:right w:val="none" w:sz="0" w:space="0" w:color="auto"/>
      </w:divBdr>
      <w:divsChild>
        <w:div w:id="359429510">
          <w:marLeft w:val="0"/>
          <w:marRight w:val="0"/>
          <w:marTop w:val="0"/>
          <w:marBottom w:val="0"/>
          <w:divBdr>
            <w:top w:val="none" w:sz="0" w:space="0" w:color="auto"/>
            <w:left w:val="none" w:sz="0" w:space="0" w:color="auto"/>
            <w:bottom w:val="none" w:sz="0" w:space="0" w:color="auto"/>
            <w:right w:val="none" w:sz="0" w:space="0" w:color="auto"/>
          </w:divBdr>
        </w:div>
      </w:divsChild>
    </w:div>
    <w:div w:id="1064252435">
      <w:bodyDiv w:val="1"/>
      <w:marLeft w:val="0"/>
      <w:marRight w:val="0"/>
      <w:marTop w:val="0"/>
      <w:marBottom w:val="0"/>
      <w:divBdr>
        <w:top w:val="none" w:sz="0" w:space="0" w:color="auto"/>
        <w:left w:val="none" w:sz="0" w:space="0" w:color="auto"/>
        <w:bottom w:val="none" w:sz="0" w:space="0" w:color="auto"/>
        <w:right w:val="none" w:sz="0" w:space="0" w:color="auto"/>
      </w:divBdr>
    </w:div>
    <w:div w:id="1171796033">
      <w:bodyDiv w:val="1"/>
      <w:marLeft w:val="0"/>
      <w:marRight w:val="0"/>
      <w:marTop w:val="0"/>
      <w:marBottom w:val="0"/>
      <w:divBdr>
        <w:top w:val="none" w:sz="0" w:space="0" w:color="auto"/>
        <w:left w:val="none" w:sz="0" w:space="0" w:color="auto"/>
        <w:bottom w:val="none" w:sz="0" w:space="0" w:color="auto"/>
        <w:right w:val="none" w:sz="0" w:space="0" w:color="auto"/>
      </w:divBdr>
      <w:divsChild>
        <w:div w:id="850142636">
          <w:marLeft w:val="0"/>
          <w:marRight w:val="0"/>
          <w:marTop w:val="0"/>
          <w:marBottom w:val="0"/>
          <w:divBdr>
            <w:top w:val="none" w:sz="0" w:space="0" w:color="auto"/>
            <w:left w:val="none" w:sz="0" w:space="0" w:color="auto"/>
            <w:bottom w:val="none" w:sz="0" w:space="0" w:color="auto"/>
            <w:right w:val="none" w:sz="0" w:space="0" w:color="auto"/>
          </w:divBdr>
          <w:divsChild>
            <w:div w:id="879243162">
              <w:marLeft w:val="0"/>
              <w:marRight w:val="0"/>
              <w:marTop w:val="0"/>
              <w:marBottom w:val="0"/>
              <w:divBdr>
                <w:top w:val="none" w:sz="0" w:space="0" w:color="auto"/>
                <w:left w:val="none" w:sz="0" w:space="0" w:color="auto"/>
                <w:bottom w:val="none" w:sz="0" w:space="0" w:color="auto"/>
                <w:right w:val="none" w:sz="0" w:space="0" w:color="auto"/>
              </w:divBdr>
            </w:div>
            <w:div w:id="1047026132">
              <w:marLeft w:val="0"/>
              <w:marRight w:val="0"/>
              <w:marTop w:val="0"/>
              <w:marBottom w:val="0"/>
              <w:divBdr>
                <w:top w:val="none" w:sz="0" w:space="0" w:color="auto"/>
                <w:left w:val="none" w:sz="0" w:space="0" w:color="auto"/>
                <w:bottom w:val="none" w:sz="0" w:space="0" w:color="auto"/>
                <w:right w:val="none" w:sz="0" w:space="0" w:color="auto"/>
              </w:divBdr>
            </w:div>
            <w:div w:id="1781993219">
              <w:marLeft w:val="0"/>
              <w:marRight w:val="0"/>
              <w:marTop w:val="0"/>
              <w:marBottom w:val="0"/>
              <w:divBdr>
                <w:top w:val="none" w:sz="0" w:space="0" w:color="auto"/>
                <w:left w:val="none" w:sz="0" w:space="0" w:color="auto"/>
                <w:bottom w:val="none" w:sz="0" w:space="0" w:color="auto"/>
                <w:right w:val="none" w:sz="0" w:space="0" w:color="auto"/>
              </w:divBdr>
            </w:div>
            <w:div w:id="1866553489">
              <w:marLeft w:val="0"/>
              <w:marRight w:val="0"/>
              <w:marTop w:val="0"/>
              <w:marBottom w:val="0"/>
              <w:divBdr>
                <w:top w:val="none" w:sz="0" w:space="0" w:color="auto"/>
                <w:left w:val="none" w:sz="0" w:space="0" w:color="auto"/>
                <w:bottom w:val="none" w:sz="0" w:space="0" w:color="auto"/>
                <w:right w:val="none" w:sz="0" w:space="0" w:color="auto"/>
              </w:divBdr>
            </w:div>
            <w:div w:id="2005814705">
              <w:marLeft w:val="0"/>
              <w:marRight w:val="0"/>
              <w:marTop w:val="0"/>
              <w:marBottom w:val="0"/>
              <w:divBdr>
                <w:top w:val="none" w:sz="0" w:space="0" w:color="auto"/>
                <w:left w:val="none" w:sz="0" w:space="0" w:color="auto"/>
                <w:bottom w:val="none" w:sz="0" w:space="0" w:color="auto"/>
                <w:right w:val="none" w:sz="0" w:space="0" w:color="auto"/>
              </w:divBdr>
            </w:div>
          </w:divsChild>
        </w:div>
        <w:div w:id="1372193977">
          <w:marLeft w:val="0"/>
          <w:marRight w:val="0"/>
          <w:marTop w:val="0"/>
          <w:marBottom w:val="0"/>
          <w:divBdr>
            <w:top w:val="none" w:sz="0" w:space="0" w:color="auto"/>
            <w:left w:val="none" w:sz="0" w:space="0" w:color="auto"/>
            <w:bottom w:val="none" w:sz="0" w:space="0" w:color="auto"/>
            <w:right w:val="none" w:sz="0" w:space="0" w:color="auto"/>
          </w:divBdr>
        </w:div>
        <w:div w:id="1996256506">
          <w:marLeft w:val="0"/>
          <w:marRight w:val="0"/>
          <w:marTop w:val="0"/>
          <w:marBottom w:val="0"/>
          <w:divBdr>
            <w:top w:val="none" w:sz="0" w:space="0" w:color="auto"/>
            <w:left w:val="none" w:sz="0" w:space="0" w:color="auto"/>
            <w:bottom w:val="none" w:sz="0" w:space="0" w:color="auto"/>
            <w:right w:val="none" w:sz="0" w:space="0" w:color="auto"/>
          </w:divBdr>
          <w:divsChild>
            <w:div w:id="279189245">
              <w:marLeft w:val="0"/>
              <w:marRight w:val="0"/>
              <w:marTop w:val="0"/>
              <w:marBottom w:val="0"/>
              <w:divBdr>
                <w:top w:val="none" w:sz="0" w:space="0" w:color="auto"/>
                <w:left w:val="none" w:sz="0" w:space="0" w:color="auto"/>
                <w:bottom w:val="none" w:sz="0" w:space="0" w:color="auto"/>
                <w:right w:val="none" w:sz="0" w:space="0" w:color="auto"/>
              </w:divBdr>
            </w:div>
            <w:div w:id="512258015">
              <w:marLeft w:val="0"/>
              <w:marRight w:val="0"/>
              <w:marTop w:val="0"/>
              <w:marBottom w:val="0"/>
              <w:divBdr>
                <w:top w:val="none" w:sz="0" w:space="0" w:color="auto"/>
                <w:left w:val="none" w:sz="0" w:space="0" w:color="auto"/>
                <w:bottom w:val="none" w:sz="0" w:space="0" w:color="auto"/>
                <w:right w:val="none" w:sz="0" w:space="0" w:color="auto"/>
              </w:divBdr>
            </w:div>
            <w:div w:id="1749106753">
              <w:marLeft w:val="0"/>
              <w:marRight w:val="0"/>
              <w:marTop w:val="0"/>
              <w:marBottom w:val="0"/>
              <w:divBdr>
                <w:top w:val="none" w:sz="0" w:space="0" w:color="auto"/>
                <w:left w:val="none" w:sz="0" w:space="0" w:color="auto"/>
                <w:bottom w:val="none" w:sz="0" w:space="0" w:color="auto"/>
                <w:right w:val="none" w:sz="0" w:space="0" w:color="auto"/>
              </w:divBdr>
            </w:div>
            <w:div w:id="1906139739">
              <w:marLeft w:val="0"/>
              <w:marRight w:val="0"/>
              <w:marTop w:val="0"/>
              <w:marBottom w:val="0"/>
              <w:divBdr>
                <w:top w:val="none" w:sz="0" w:space="0" w:color="auto"/>
                <w:left w:val="none" w:sz="0" w:space="0" w:color="auto"/>
                <w:bottom w:val="none" w:sz="0" w:space="0" w:color="auto"/>
                <w:right w:val="none" w:sz="0" w:space="0" w:color="auto"/>
              </w:divBdr>
            </w:div>
            <w:div w:id="201826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39159">
      <w:bodyDiv w:val="1"/>
      <w:marLeft w:val="0"/>
      <w:marRight w:val="0"/>
      <w:marTop w:val="0"/>
      <w:marBottom w:val="0"/>
      <w:divBdr>
        <w:top w:val="none" w:sz="0" w:space="0" w:color="auto"/>
        <w:left w:val="none" w:sz="0" w:space="0" w:color="auto"/>
        <w:bottom w:val="none" w:sz="0" w:space="0" w:color="auto"/>
        <w:right w:val="none" w:sz="0" w:space="0" w:color="auto"/>
      </w:divBdr>
    </w:div>
    <w:div w:id="1658221630">
      <w:bodyDiv w:val="1"/>
      <w:marLeft w:val="0"/>
      <w:marRight w:val="0"/>
      <w:marTop w:val="0"/>
      <w:marBottom w:val="0"/>
      <w:divBdr>
        <w:top w:val="none" w:sz="0" w:space="0" w:color="auto"/>
        <w:left w:val="none" w:sz="0" w:space="0" w:color="auto"/>
        <w:bottom w:val="none" w:sz="0" w:space="0" w:color="auto"/>
        <w:right w:val="none" w:sz="0" w:space="0" w:color="auto"/>
      </w:divBdr>
      <w:divsChild>
        <w:div w:id="211036778">
          <w:marLeft w:val="0"/>
          <w:marRight w:val="0"/>
          <w:marTop w:val="0"/>
          <w:marBottom w:val="0"/>
          <w:divBdr>
            <w:top w:val="none" w:sz="0" w:space="0" w:color="auto"/>
            <w:left w:val="none" w:sz="0" w:space="0" w:color="auto"/>
            <w:bottom w:val="none" w:sz="0" w:space="0" w:color="auto"/>
            <w:right w:val="none" w:sz="0" w:space="0" w:color="auto"/>
          </w:divBdr>
        </w:div>
        <w:div w:id="1212377591">
          <w:marLeft w:val="0"/>
          <w:marRight w:val="0"/>
          <w:marTop w:val="0"/>
          <w:marBottom w:val="0"/>
          <w:divBdr>
            <w:top w:val="none" w:sz="0" w:space="0" w:color="auto"/>
            <w:left w:val="none" w:sz="0" w:space="0" w:color="auto"/>
            <w:bottom w:val="none" w:sz="0" w:space="0" w:color="auto"/>
            <w:right w:val="none" w:sz="0" w:space="0" w:color="auto"/>
          </w:divBdr>
        </w:div>
      </w:divsChild>
    </w:div>
    <w:div w:id="1844319144">
      <w:bodyDiv w:val="1"/>
      <w:marLeft w:val="0"/>
      <w:marRight w:val="0"/>
      <w:marTop w:val="0"/>
      <w:marBottom w:val="0"/>
      <w:divBdr>
        <w:top w:val="none" w:sz="0" w:space="0" w:color="auto"/>
        <w:left w:val="none" w:sz="0" w:space="0" w:color="auto"/>
        <w:bottom w:val="none" w:sz="0" w:space="0" w:color="auto"/>
        <w:right w:val="none" w:sz="0" w:space="0" w:color="auto"/>
      </w:divBdr>
      <w:divsChild>
        <w:div w:id="2046100104">
          <w:marLeft w:val="0"/>
          <w:marRight w:val="0"/>
          <w:marTop w:val="0"/>
          <w:marBottom w:val="0"/>
          <w:divBdr>
            <w:top w:val="none" w:sz="0" w:space="0" w:color="auto"/>
            <w:left w:val="none" w:sz="0" w:space="0" w:color="auto"/>
            <w:bottom w:val="none" w:sz="0" w:space="0" w:color="auto"/>
            <w:right w:val="none" w:sz="0" w:space="0" w:color="auto"/>
          </w:divBdr>
        </w:div>
        <w:div w:id="539629813">
          <w:marLeft w:val="0"/>
          <w:marRight w:val="0"/>
          <w:marTop w:val="0"/>
          <w:marBottom w:val="0"/>
          <w:divBdr>
            <w:top w:val="none" w:sz="0" w:space="0" w:color="auto"/>
            <w:left w:val="none" w:sz="0" w:space="0" w:color="auto"/>
            <w:bottom w:val="none" w:sz="0" w:space="0" w:color="auto"/>
            <w:right w:val="none" w:sz="0" w:space="0" w:color="auto"/>
          </w:divBdr>
        </w:div>
        <w:div w:id="187449460">
          <w:marLeft w:val="0"/>
          <w:marRight w:val="0"/>
          <w:marTop w:val="0"/>
          <w:marBottom w:val="0"/>
          <w:divBdr>
            <w:top w:val="none" w:sz="0" w:space="0" w:color="auto"/>
            <w:left w:val="none" w:sz="0" w:space="0" w:color="auto"/>
            <w:bottom w:val="none" w:sz="0" w:space="0" w:color="auto"/>
            <w:right w:val="none" w:sz="0" w:space="0" w:color="auto"/>
          </w:divBdr>
        </w:div>
        <w:div w:id="836460282">
          <w:marLeft w:val="0"/>
          <w:marRight w:val="0"/>
          <w:marTop w:val="0"/>
          <w:marBottom w:val="0"/>
          <w:divBdr>
            <w:top w:val="none" w:sz="0" w:space="0" w:color="auto"/>
            <w:left w:val="none" w:sz="0" w:space="0" w:color="auto"/>
            <w:bottom w:val="none" w:sz="0" w:space="0" w:color="auto"/>
            <w:right w:val="none" w:sz="0" w:space="0" w:color="auto"/>
          </w:divBdr>
        </w:div>
        <w:div w:id="8698054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6.png"/><Relationship Id="R8860a508229c4b17"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paul\AppData\Local\Temp\Temp1_Material%20RUP%20-%20Oficial.zip\rup_wd_tmpl\req\rup_vision_sp.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3EE9715037FB14DB03C161DDFE32B5E" ma:contentTypeVersion="12" ma:contentTypeDescription="Crie um novo documento." ma:contentTypeScope="" ma:versionID="13c64aa2a3cac67f4adf17d816ff3bab">
  <xsd:schema xmlns:xsd="http://www.w3.org/2001/XMLSchema" xmlns:xs="http://www.w3.org/2001/XMLSchema" xmlns:p="http://schemas.microsoft.com/office/2006/metadata/properties" xmlns:ns2="22966c60-7267-4bb6-8d27-e051e83456be" xmlns:ns3="16563cf0-5ca0-4115-9f7f-a6639ca7b31a" targetNamespace="http://schemas.microsoft.com/office/2006/metadata/properties" ma:root="true" ma:fieldsID="cd1e756db69b19a19676f0ee21e6cb5f" ns2:_="" ns3:_="">
    <xsd:import namespace="22966c60-7267-4bb6-8d27-e051e83456be"/>
    <xsd:import namespace="16563cf0-5ca0-4115-9f7f-a6639ca7b31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966c60-7267-4bb6-8d27-e051e83456b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563cf0-5ca0-4115-9f7f-a6639ca7b31a" elementFormDefault="qualified">
    <xsd:import namespace="http://schemas.microsoft.com/office/2006/documentManagement/types"/>
    <xsd:import namespace="http://schemas.microsoft.com/office/infopath/2007/PartnerControls"/>
    <xsd:element name="SharedWithUsers" ma:index="13"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16563cf0-5ca0-4115-9f7f-a6639ca7b31a">
      <UserInfo>
        <DisplayName>GABRIELLI COELHO NOGUEIRA DA SILVA</DisplayName>
        <AccountId>16</AccountId>
        <AccountType/>
      </UserInfo>
      <UserInfo>
        <DisplayName>BRENO JUAN DA FONSECA SILVA</DisplayName>
        <AccountId>15</AccountId>
        <AccountType/>
      </UserInfo>
      <UserInfo>
        <DisplayName>JULIANA DE FATIMA PINTO GAMA</DisplayName>
        <AccountId>33</AccountId>
        <AccountType/>
      </UserInfo>
      <UserInfo>
        <DisplayName>YASMIN APARECIDA SILVA DE SOUZA</DisplayName>
        <AccountId>13</AccountId>
        <AccountType/>
      </UserInfo>
      <UserInfo>
        <DisplayName>PRISCILA KAORI TSUTSUMIUCHI</DisplayName>
        <AccountId>23</AccountId>
        <AccountType/>
      </UserInfo>
    </SharedWithUsers>
    <ReferenceId xmlns="22966c60-7267-4bb6-8d27-e051e83456b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4D7634-9CD2-4CA9-93BA-CF862BD97C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966c60-7267-4bb6-8d27-e051e83456be"/>
    <ds:schemaRef ds:uri="16563cf0-5ca0-4115-9f7f-a6639ca7b3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42A58F1-98DD-4F3C-B42D-B74B01D87A2F}">
  <ds:schemaRefs>
    <ds:schemaRef ds:uri="http://schemas.microsoft.com/office/2006/metadata/properties"/>
    <ds:schemaRef ds:uri="http://schemas.microsoft.com/office/infopath/2007/PartnerControls"/>
    <ds:schemaRef ds:uri="16563cf0-5ca0-4115-9f7f-a6639ca7b31a"/>
    <ds:schemaRef ds:uri="22966c60-7267-4bb6-8d27-e051e83456be"/>
  </ds:schemaRefs>
</ds:datastoreItem>
</file>

<file path=customXml/itemProps3.xml><?xml version="1.0" encoding="utf-8"?>
<ds:datastoreItem xmlns:ds="http://schemas.openxmlformats.org/officeDocument/2006/customXml" ds:itemID="{1686EACF-C37C-4828-AF54-05789FE2D3A3}">
  <ds:schemaRefs>
    <ds:schemaRef ds:uri="http://schemas.microsoft.com/sharepoint/v3/contenttype/forms"/>
  </ds:schemaRefs>
</ds:datastoreItem>
</file>

<file path=customXml/itemProps4.xml><?xml version="1.0" encoding="utf-8"?>
<ds:datastoreItem xmlns:ds="http://schemas.openxmlformats.org/officeDocument/2006/customXml" ds:itemID="{FF2CD38D-FA24-4EB8-A87D-16C674630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rup_vision_sp</Template>
  <TotalTime>304</TotalTime>
  <Pages>1</Pages>
  <Words>11620</Words>
  <Characters>62751</Characters>
  <Application>Microsoft Office Word</Application>
  <DocSecurity>0</DocSecurity>
  <Lines>522</Lines>
  <Paragraphs>148</Paragraphs>
  <ScaleCrop>false</ScaleCrop>
  <HeadingPairs>
    <vt:vector size="2" baseType="variant">
      <vt:variant>
        <vt:lpstr>Título</vt:lpstr>
      </vt:variant>
      <vt:variant>
        <vt:i4>1</vt:i4>
      </vt:variant>
    </vt:vector>
  </HeadingPairs>
  <TitlesOfParts>
    <vt:vector size="1" baseType="lpstr">
      <vt:lpstr>Visão (Projeto Pequeno)</vt:lpstr>
    </vt:vector>
  </TitlesOfParts>
  <Company>&lt;Nome da Empresa&gt;</Company>
  <LinksUpToDate>false</LinksUpToDate>
  <CharactersWithSpaces>74223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Visão (Projeto Pequeno)</dc:title>
  <dc:subject>&lt;Nome do Projeto&gt;</dc:subject>
  <dc:creator>Ana Paula G. Serra</dc:creator>
  <cp:lastModifiedBy>Dell</cp:lastModifiedBy>
  <cp:revision>19</cp:revision>
  <cp:lastPrinted>2001-03-16T13:26:00Z</cp:lastPrinted>
  <dcterms:created xsi:type="dcterms:W3CDTF">2021-11-10T00:00:00Z</dcterms:created>
  <dcterms:modified xsi:type="dcterms:W3CDTF">2021-12-13T03:53:00Z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0x01010073EE9715037FB14DB03C161DDFE32B5E</vt:lpwstr>
  </property>
  <property fmtid="{D5CDD505-2E9C-101B-9397-08002B2CF9AE}" pid="3" name="Order">
    <vt:r8>800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ComplianceAssetId">
    <vt:lpwstr/>
  </property>
  <property fmtid="{D5CDD505-2E9C-101B-9397-08002B2CF9AE}" pid="8" name="TemplateUrl">
    <vt:lpwstr/>
  </property>
  <property fmtid="{D5CDD505-2E9C-101B-9397-08002B2CF9AE}" pid="9" name="SharedWithUsers">
    <vt:lpwstr>15;#RIAN RANIELLI BEZERRA GONCALO;#16;#YASMIN APARECIDA SILVA DE SOUZA;#12;#BRENO JUAN DA FONSECA SILVA;#14;#PRISCILA KAORI TSUTSUMIUCHI;#17;#JULIANA DE FATIMA PINTO GAMA</vt:lpwstr>
  </property>
</Properties>
</file>